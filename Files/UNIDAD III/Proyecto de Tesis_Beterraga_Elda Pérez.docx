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8B98" w14:textId="77777777" w:rsidR="002448D1" w:rsidRPr="00E85388" w:rsidRDefault="002448D1">
      <w:pPr>
        <w:spacing w:line="360" w:lineRule="auto"/>
        <w:jc w:val="center"/>
        <w:rPr>
          <w:rFonts w:ascii="Times New Roman" w:eastAsia="Times New Roman" w:hAnsi="Times New Roman" w:cs="Times New Roman"/>
          <w:b/>
          <w:sz w:val="24"/>
          <w:szCs w:val="24"/>
        </w:rPr>
      </w:pPr>
    </w:p>
    <w:p w14:paraId="22844C1E" w14:textId="57B797E2" w:rsidR="002448D1" w:rsidRPr="00E85388" w:rsidRDefault="00522FB2">
      <w:pPr>
        <w:jc w:val="center"/>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ab/>
        <w:t>UNIVERSIDAD NACIONAL  TORIBIO RODRÍGUEZ DE MENDOZA DE AMAZONAS</w:t>
      </w:r>
    </w:p>
    <w:p w14:paraId="4868E527" w14:textId="77777777" w:rsidR="002448D1" w:rsidRPr="00E85388" w:rsidRDefault="00522FB2">
      <w:pPr>
        <w:jc w:val="center"/>
        <w:rPr>
          <w:rFonts w:ascii="Times New Roman" w:eastAsia="Times New Roman" w:hAnsi="Times New Roman" w:cs="Times New Roman"/>
          <w:sz w:val="24"/>
          <w:szCs w:val="24"/>
        </w:rPr>
      </w:pPr>
      <w:r w:rsidRPr="00E85388">
        <w:rPr>
          <w:rFonts w:ascii="Times New Roman" w:eastAsia="Times New Roman" w:hAnsi="Times New Roman" w:cs="Times New Roman"/>
          <w:noProof/>
          <w:sz w:val="24"/>
          <w:szCs w:val="24"/>
        </w:rPr>
        <w:drawing>
          <wp:inline distT="0" distB="0" distL="0" distR="0" wp14:anchorId="4B1FC553" wp14:editId="1CE1DA05">
            <wp:extent cx="2039104" cy="1918145"/>
            <wp:effectExtent l="0" t="0" r="0" b="0"/>
            <wp:docPr id="1" name="image1.jpg" descr="Nuestro Logo - UNTRM"/>
            <wp:cNvGraphicFramePr/>
            <a:graphic xmlns:a="http://schemas.openxmlformats.org/drawingml/2006/main">
              <a:graphicData uri="http://schemas.openxmlformats.org/drawingml/2006/picture">
                <pic:pic xmlns:pic="http://schemas.openxmlformats.org/drawingml/2006/picture">
                  <pic:nvPicPr>
                    <pic:cNvPr id="0" name="image1.jpg" descr="Nuestro Logo - UNTRM"/>
                    <pic:cNvPicPr preferRelativeResize="0"/>
                  </pic:nvPicPr>
                  <pic:blipFill>
                    <a:blip r:embed="rId8"/>
                    <a:srcRect/>
                    <a:stretch>
                      <a:fillRect/>
                    </a:stretch>
                  </pic:blipFill>
                  <pic:spPr>
                    <a:xfrm>
                      <a:off x="0" y="0"/>
                      <a:ext cx="2039104" cy="1918145"/>
                    </a:xfrm>
                    <a:prstGeom prst="rect">
                      <a:avLst/>
                    </a:prstGeom>
                    <a:ln/>
                  </pic:spPr>
                </pic:pic>
              </a:graphicData>
            </a:graphic>
          </wp:inline>
        </w:drawing>
      </w:r>
    </w:p>
    <w:p w14:paraId="7B2BE33A" w14:textId="77777777" w:rsidR="002448D1" w:rsidRPr="00E85388" w:rsidRDefault="00522FB2">
      <w:pPr>
        <w:jc w:val="center"/>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 xml:space="preserve">FACULTAD DE INGENIERÍA Y CIENCIAS AGRARIAS </w:t>
      </w:r>
    </w:p>
    <w:p w14:paraId="5DB93502" w14:textId="77777777" w:rsidR="002448D1" w:rsidRPr="00E85388" w:rsidRDefault="00522FB2">
      <w:pPr>
        <w:jc w:val="center"/>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ESCUELA PROFESIONAL DE INGENIERÍA AGRÓNOMA</w:t>
      </w:r>
    </w:p>
    <w:p w14:paraId="25338131" w14:textId="77777777" w:rsidR="002448D1" w:rsidRPr="00E85388" w:rsidRDefault="002448D1">
      <w:pPr>
        <w:rPr>
          <w:rFonts w:ascii="Times New Roman" w:eastAsia="Times New Roman" w:hAnsi="Times New Roman" w:cs="Times New Roman"/>
          <w:sz w:val="24"/>
          <w:szCs w:val="24"/>
        </w:rPr>
      </w:pPr>
    </w:p>
    <w:p w14:paraId="43F00B1E" w14:textId="77777777" w:rsidR="002448D1" w:rsidRPr="00E85388" w:rsidRDefault="00522FB2">
      <w:pPr>
        <w:jc w:val="center"/>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 xml:space="preserve">PROYECTO DE TESIS PARA OBTENER EL TÍTULO PROFESIONAL DE INGENIERO AGRÓNOMO </w:t>
      </w:r>
    </w:p>
    <w:p w14:paraId="6AE76153" w14:textId="77777777" w:rsidR="002448D1" w:rsidRPr="00E85388" w:rsidRDefault="002448D1">
      <w:pPr>
        <w:rPr>
          <w:rFonts w:ascii="Times New Roman" w:eastAsia="Times New Roman" w:hAnsi="Times New Roman" w:cs="Times New Roman"/>
          <w:sz w:val="24"/>
          <w:szCs w:val="24"/>
        </w:rPr>
      </w:pPr>
    </w:p>
    <w:p w14:paraId="498DAEC7" w14:textId="77777777" w:rsidR="002448D1" w:rsidRPr="00E85388" w:rsidRDefault="00522FB2">
      <w:pPr>
        <w:jc w:val="center"/>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ANÁLISIS AGRONÓMICO Y FISIOLÓGICO DE CINCO CULTIVARES DE BETERRAGA (</w:t>
      </w:r>
      <w:r w:rsidRPr="00E85388">
        <w:rPr>
          <w:rFonts w:ascii="Times New Roman" w:eastAsia="Times New Roman" w:hAnsi="Times New Roman" w:cs="Times New Roman"/>
          <w:b/>
          <w:i/>
          <w:sz w:val="24"/>
          <w:szCs w:val="24"/>
        </w:rPr>
        <w:t>Beta vulgaris</w:t>
      </w:r>
      <w:r w:rsidRPr="00E85388">
        <w:rPr>
          <w:rFonts w:ascii="Times New Roman" w:eastAsia="Times New Roman" w:hAnsi="Times New Roman" w:cs="Times New Roman"/>
          <w:b/>
          <w:sz w:val="24"/>
          <w:szCs w:val="24"/>
        </w:rPr>
        <w:t>) BAJO LAS CONDICIONES AGROCLIMÁTICAS DE CHACHAPOYAS, AMAZONAS</w:t>
      </w:r>
    </w:p>
    <w:p w14:paraId="5B76EB6C" w14:textId="77777777" w:rsidR="002448D1" w:rsidRPr="00E85388" w:rsidRDefault="002448D1">
      <w:pPr>
        <w:jc w:val="center"/>
        <w:rPr>
          <w:rFonts w:ascii="Times New Roman" w:eastAsia="Times New Roman" w:hAnsi="Times New Roman" w:cs="Times New Roman"/>
          <w:b/>
          <w:sz w:val="24"/>
          <w:szCs w:val="24"/>
        </w:rPr>
      </w:pPr>
    </w:p>
    <w:p w14:paraId="7C3273FC" w14:textId="77777777" w:rsidR="002448D1" w:rsidRPr="00E85388" w:rsidRDefault="00522FB2">
      <w:pPr>
        <w:jc w:val="center"/>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 xml:space="preserve">Autor: </w:t>
      </w:r>
      <w:r w:rsidRPr="00E85388">
        <w:rPr>
          <w:rFonts w:ascii="Times New Roman" w:eastAsia="Times New Roman" w:hAnsi="Times New Roman" w:cs="Times New Roman"/>
          <w:sz w:val="24"/>
          <w:szCs w:val="24"/>
        </w:rPr>
        <w:t>Pérez Campos Elda</w:t>
      </w:r>
    </w:p>
    <w:p w14:paraId="36987E03" w14:textId="77777777" w:rsidR="002448D1" w:rsidRPr="00E85388" w:rsidRDefault="00522FB2">
      <w:pPr>
        <w:jc w:val="center"/>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 xml:space="preserve">Asesor: </w:t>
      </w:r>
      <w:r w:rsidRPr="00E85388">
        <w:rPr>
          <w:rFonts w:ascii="Times New Roman" w:eastAsia="Times New Roman" w:hAnsi="Times New Roman" w:cs="Times New Roman"/>
          <w:sz w:val="24"/>
          <w:szCs w:val="24"/>
        </w:rPr>
        <w:t>Dr. Jorge Alberto Condori Apfata</w:t>
      </w:r>
    </w:p>
    <w:p w14:paraId="13270F7C" w14:textId="77777777" w:rsidR="002448D1" w:rsidRPr="00E85388" w:rsidRDefault="002448D1">
      <w:pPr>
        <w:rPr>
          <w:rFonts w:ascii="Times New Roman" w:eastAsia="Times New Roman" w:hAnsi="Times New Roman" w:cs="Times New Roman"/>
          <w:sz w:val="24"/>
          <w:szCs w:val="24"/>
        </w:rPr>
      </w:pPr>
    </w:p>
    <w:p w14:paraId="5C89CC15" w14:textId="77777777" w:rsidR="002448D1" w:rsidRPr="00E85388" w:rsidRDefault="002448D1">
      <w:pPr>
        <w:rPr>
          <w:rFonts w:ascii="Times New Roman" w:eastAsia="Times New Roman" w:hAnsi="Times New Roman" w:cs="Times New Roman"/>
          <w:sz w:val="24"/>
          <w:szCs w:val="24"/>
        </w:rPr>
      </w:pPr>
    </w:p>
    <w:p w14:paraId="2D6718C6" w14:textId="77777777" w:rsidR="002448D1" w:rsidRPr="00E85388" w:rsidRDefault="00522FB2">
      <w:pPr>
        <w:jc w:val="right"/>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Registro: (……)</w:t>
      </w:r>
    </w:p>
    <w:p w14:paraId="672E20EB" w14:textId="77777777" w:rsidR="002448D1" w:rsidRPr="00E85388" w:rsidRDefault="002448D1">
      <w:pPr>
        <w:jc w:val="right"/>
        <w:rPr>
          <w:rFonts w:ascii="Times New Roman" w:eastAsia="Times New Roman" w:hAnsi="Times New Roman" w:cs="Times New Roman"/>
          <w:b/>
          <w:sz w:val="24"/>
          <w:szCs w:val="24"/>
        </w:rPr>
      </w:pPr>
    </w:p>
    <w:p w14:paraId="6FB1D207" w14:textId="77777777" w:rsidR="002448D1" w:rsidRPr="00E85388" w:rsidRDefault="002448D1">
      <w:pPr>
        <w:jc w:val="right"/>
        <w:rPr>
          <w:rFonts w:ascii="Times New Roman" w:eastAsia="Times New Roman" w:hAnsi="Times New Roman" w:cs="Times New Roman"/>
          <w:b/>
          <w:sz w:val="24"/>
          <w:szCs w:val="24"/>
        </w:rPr>
      </w:pPr>
    </w:p>
    <w:p w14:paraId="13D33DA6" w14:textId="77777777" w:rsidR="002448D1" w:rsidRPr="00E85388" w:rsidRDefault="00522FB2">
      <w:pPr>
        <w:jc w:val="center"/>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CHACHAPOYAS – PERÚ</w:t>
      </w:r>
    </w:p>
    <w:p w14:paraId="29F0BA62" w14:textId="77777777" w:rsidR="002448D1" w:rsidRPr="00E85388" w:rsidRDefault="00522FB2">
      <w:pPr>
        <w:jc w:val="center"/>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2025</w:t>
      </w:r>
    </w:p>
    <w:p w14:paraId="132B1A78" w14:textId="77777777" w:rsidR="002448D1" w:rsidRPr="00E85388" w:rsidRDefault="00522FB2">
      <w:pPr>
        <w:tabs>
          <w:tab w:val="left" w:pos="945"/>
        </w:tabs>
        <w:rPr>
          <w:rFonts w:ascii="Times New Roman" w:eastAsia="Times New Roman" w:hAnsi="Times New Roman" w:cs="Times New Roman"/>
          <w:sz w:val="24"/>
          <w:szCs w:val="24"/>
        </w:rPr>
        <w:sectPr w:rsidR="002448D1" w:rsidRPr="00E85388">
          <w:headerReference w:type="even" r:id="rId9"/>
          <w:footerReference w:type="default" r:id="rId10"/>
          <w:headerReference w:type="first" r:id="rId11"/>
          <w:pgSz w:w="11906" w:h="16838"/>
          <w:pgMar w:top="1418" w:right="1418" w:bottom="1418" w:left="1985" w:header="708" w:footer="708" w:gutter="0"/>
          <w:pgNumType w:start="1"/>
          <w:cols w:space="720"/>
        </w:sectPr>
      </w:pPr>
      <w:r w:rsidRPr="00E85388">
        <w:rPr>
          <w:rFonts w:ascii="Times New Roman" w:eastAsia="Times New Roman" w:hAnsi="Times New Roman" w:cs="Times New Roman"/>
          <w:sz w:val="24"/>
          <w:szCs w:val="24"/>
        </w:rPr>
        <w:tab/>
      </w:r>
    </w:p>
    <w:p w14:paraId="77A33167" w14:textId="77777777" w:rsidR="002448D1" w:rsidRPr="00E85388" w:rsidRDefault="00522FB2" w:rsidP="00060676">
      <w:pPr>
        <w:pStyle w:val="Ttulo1"/>
        <w:numPr>
          <w:ilvl w:val="0"/>
          <w:numId w:val="1"/>
        </w:numPr>
        <w:spacing w:line="360" w:lineRule="auto"/>
        <w:jc w:val="both"/>
      </w:pPr>
      <w:r w:rsidRPr="00E85388">
        <w:lastRenderedPageBreak/>
        <w:t>Título</w:t>
      </w:r>
    </w:p>
    <w:p w14:paraId="4AAB2504" w14:textId="77777777" w:rsidR="002448D1" w:rsidRPr="00E85388" w:rsidRDefault="00522FB2" w:rsidP="00060676">
      <w:pPr>
        <w:spacing w:line="360" w:lineRule="auto"/>
        <w:ind w:left="426"/>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Análisis agronómico y fisiológico de cinco cultivares de beterraga (</w:t>
      </w:r>
      <w:r w:rsidRPr="00E85388">
        <w:rPr>
          <w:rFonts w:ascii="Times New Roman" w:eastAsia="Times New Roman" w:hAnsi="Times New Roman" w:cs="Times New Roman"/>
          <w:i/>
          <w:sz w:val="24"/>
          <w:szCs w:val="24"/>
        </w:rPr>
        <w:t>Beta vulgaris</w:t>
      </w:r>
      <w:r w:rsidRPr="00E85388">
        <w:rPr>
          <w:rFonts w:ascii="Times New Roman" w:eastAsia="Times New Roman" w:hAnsi="Times New Roman" w:cs="Times New Roman"/>
          <w:sz w:val="24"/>
          <w:szCs w:val="24"/>
        </w:rPr>
        <w:t>) bajo las condiciones agroclimáticas de Chachapoyas, Amazonas</w:t>
      </w:r>
    </w:p>
    <w:p w14:paraId="22B7FA2C" w14:textId="77777777" w:rsidR="002448D1" w:rsidRPr="00E85388" w:rsidRDefault="00522FB2" w:rsidP="00060676">
      <w:pPr>
        <w:pStyle w:val="Ttulo1"/>
        <w:numPr>
          <w:ilvl w:val="0"/>
          <w:numId w:val="1"/>
        </w:numPr>
        <w:spacing w:line="360" w:lineRule="auto"/>
        <w:jc w:val="both"/>
      </w:pPr>
      <w:r w:rsidRPr="00E85388">
        <w:t xml:space="preserve">Problema de investigación  </w:t>
      </w:r>
    </w:p>
    <w:p w14:paraId="07053D29" w14:textId="77777777" w:rsidR="002448D1" w:rsidRPr="00E85388" w:rsidRDefault="00522FB2" w:rsidP="00060676">
      <w:pPr>
        <w:spacing w:line="360" w:lineRule="auto"/>
        <w:ind w:left="426"/>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La provincia de Chachapoyas, Amazonas, presentan condiciones óptimas para la producción de diversas hortalizas, caracterizada por presentar temperaturas frescas y suelos fértiles. Dentro de las hortalizas, el cultivo de la beterraga tiene un gran potencial y para obtener buenos rendimientos es necesario utilizar semillas de cultivares adaptados a las condiciones agroclimáticas de Chachapoyas el cual influirá en el comportamiento agronómico y fisiológico así como en la calidad de la raíz</w:t>
      </w:r>
      <w:del w:id="0" w:author="Jorge Condori" w:date="2025-06-21T18:49:00Z">
        <w:r w:rsidRPr="00E85388" w:rsidDel="00A33C38">
          <w:rPr>
            <w:rFonts w:ascii="Times New Roman" w:eastAsia="Times New Roman" w:hAnsi="Times New Roman" w:cs="Times New Roman"/>
            <w:sz w:val="24"/>
            <w:szCs w:val="24"/>
          </w:rPr>
          <w:delText xml:space="preserve"> de cada cultivar</w:delText>
        </w:r>
      </w:del>
      <w:r w:rsidRPr="00E85388">
        <w:rPr>
          <w:rFonts w:ascii="Times New Roman" w:eastAsia="Times New Roman" w:hAnsi="Times New Roman" w:cs="Times New Roman"/>
          <w:sz w:val="24"/>
          <w:szCs w:val="24"/>
        </w:rPr>
        <w:t xml:space="preserve">. </w:t>
      </w:r>
    </w:p>
    <w:p w14:paraId="6F07F2D5" w14:textId="77777777" w:rsidR="002448D1" w:rsidRPr="00E85388" w:rsidRDefault="00522FB2" w:rsidP="00060676">
      <w:pPr>
        <w:spacing w:line="360" w:lineRule="auto"/>
        <w:ind w:left="426"/>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En base a lo descrito anteriormente se plantea la siguiente pregunta de la investigación: ¿Cuáles serán las respuestas agronómicas y fisiológicas del cultivo de cinco cultivares de beterraga bajo las condiciones agroclimáticas de Chachapoyas, Amazonas?</w:t>
      </w:r>
    </w:p>
    <w:p w14:paraId="1EFBC446" w14:textId="77777777" w:rsidR="002448D1" w:rsidRPr="00E85388" w:rsidRDefault="00522FB2" w:rsidP="00060676">
      <w:pPr>
        <w:pStyle w:val="Ttulo1"/>
        <w:numPr>
          <w:ilvl w:val="0"/>
          <w:numId w:val="1"/>
        </w:numPr>
        <w:spacing w:line="360" w:lineRule="auto"/>
        <w:jc w:val="both"/>
      </w:pPr>
      <w:r w:rsidRPr="00E85388">
        <w:t>Objetivos</w:t>
      </w:r>
    </w:p>
    <w:p w14:paraId="3BA584AD" w14:textId="77777777" w:rsidR="002448D1" w:rsidRPr="00E85388" w:rsidRDefault="00522FB2" w:rsidP="00060676">
      <w:pPr>
        <w:pBdr>
          <w:top w:val="nil"/>
          <w:left w:val="nil"/>
          <w:bottom w:val="nil"/>
          <w:right w:val="nil"/>
          <w:between w:val="nil"/>
        </w:pBdr>
        <w:spacing w:after="0" w:line="360" w:lineRule="auto"/>
        <w:ind w:left="360"/>
        <w:jc w:val="both"/>
        <w:rPr>
          <w:rFonts w:ascii="Times New Roman" w:eastAsia="Times New Roman" w:hAnsi="Times New Roman" w:cs="Times New Roman"/>
          <w:b/>
          <w:color w:val="000000"/>
          <w:sz w:val="24"/>
          <w:szCs w:val="24"/>
        </w:rPr>
      </w:pPr>
      <w:r w:rsidRPr="00E85388">
        <w:rPr>
          <w:rFonts w:ascii="Times New Roman" w:eastAsia="Times New Roman" w:hAnsi="Times New Roman" w:cs="Times New Roman"/>
          <w:b/>
          <w:color w:val="000000"/>
          <w:sz w:val="24"/>
          <w:szCs w:val="24"/>
        </w:rPr>
        <w:t>3.1. Objetivo general</w:t>
      </w:r>
    </w:p>
    <w:p w14:paraId="57DFB31E" w14:textId="77777777" w:rsidR="002448D1" w:rsidRPr="00E85388" w:rsidRDefault="00522FB2" w:rsidP="00060676">
      <w:pPr>
        <w:numPr>
          <w:ilvl w:val="0"/>
          <w:numId w:val="7"/>
        </w:numPr>
        <w:pBdr>
          <w:top w:val="nil"/>
          <w:left w:val="nil"/>
          <w:bottom w:val="nil"/>
          <w:right w:val="nil"/>
          <w:between w:val="nil"/>
        </w:pBdr>
        <w:spacing w:after="0" w:line="360" w:lineRule="auto"/>
        <w:jc w:val="both"/>
        <w:rPr>
          <w:rFonts w:ascii="Times New Roman" w:hAnsi="Times New Roman" w:cs="Times New Roman"/>
          <w:b/>
          <w:color w:val="000000"/>
          <w:sz w:val="24"/>
          <w:szCs w:val="24"/>
        </w:rPr>
      </w:pPr>
      <w:r w:rsidRPr="00E85388">
        <w:rPr>
          <w:rFonts w:ascii="Times New Roman" w:eastAsia="Times New Roman" w:hAnsi="Times New Roman" w:cs="Times New Roman"/>
          <w:color w:val="000000"/>
          <w:sz w:val="24"/>
          <w:szCs w:val="24"/>
        </w:rPr>
        <w:t>Determinar las respuestas agronómicas y fisiológicas de cinco cultivares de beterragas bajo las condiciones agroclimáticas de Chachapoyas, Amazonas.</w:t>
      </w:r>
    </w:p>
    <w:p w14:paraId="3BE770AC" w14:textId="77777777" w:rsidR="002448D1" w:rsidRPr="00E85388" w:rsidRDefault="00522FB2" w:rsidP="00060676">
      <w:pPr>
        <w:pBdr>
          <w:top w:val="nil"/>
          <w:left w:val="nil"/>
          <w:bottom w:val="nil"/>
          <w:right w:val="nil"/>
          <w:between w:val="nil"/>
        </w:pBdr>
        <w:spacing w:after="0" w:line="360" w:lineRule="auto"/>
        <w:ind w:left="360"/>
        <w:jc w:val="both"/>
        <w:rPr>
          <w:rFonts w:ascii="Times New Roman" w:eastAsia="Times New Roman" w:hAnsi="Times New Roman" w:cs="Times New Roman"/>
          <w:b/>
          <w:color w:val="000000"/>
          <w:sz w:val="24"/>
          <w:szCs w:val="24"/>
        </w:rPr>
      </w:pPr>
      <w:r w:rsidRPr="00E85388">
        <w:rPr>
          <w:rFonts w:ascii="Times New Roman" w:eastAsia="Times New Roman" w:hAnsi="Times New Roman" w:cs="Times New Roman"/>
          <w:b/>
          <w:color w:val="000000"/>
          <w:sz w:val="24"/>
          <w:szCs w:val="24"/>
        </w:rPr>
        <w:t xml:space="preserve">3.2. Objetivos específicos </w:t>
      </w:r>
    </w:p>
    <w:p w14:paraId="38DA4A1B" w14:textId="77777777" w:rsidR="002448D1" w:rsidRPr="00E85388" w:rsidRDefault="00522FB2" w:rsidP="00060676">
      <w:pPr>
        <w:numPr>
          <w:ilvl w:val="0"/>
          <w:numId w:val="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color w:val="000000"/>
          <w:sz w:val="24"/>
          <w:szCs w:val="24"/>
        </w:rPr>
        <w:t>Evaluar el comportamiento fenológico de cinco cultivares de beterraga bajo las condiciones agroclimáticas de Chachapoyas.</w:t>
      </w:r>
    </w:p>
    <w:p w14:paraId="2959BC8F" w14:textId="77777777" w:rsidR="002448D1" w:rsidRPr="00E85388" w:rsidRDefault="00522FB2" w:rsidP="00060676">
      <w:pPr>
        <w:numPr>
          <w:ilvl w:val="0"/>
          <w:numId w:val="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color w:val="000000"/>
          <w:sz w:val="24"/>
          <w:szCs w:val="24"/>
        </w:rPr>
        <w:t>Analizar los parámetros agronómicos de cinco cultivares de beterraga bajo las condiciones agroclimáticas de Chachapoyas</w:t>
      </w:r>
    </w:p>
    <w:p w14:paraId="72A3901D" w14:textId="77777777" w:rsidR="002448D1" w:rsidRPr="00E85388" w:rsidRDefault="00522FB2" w:rsidP="00060676">
      <w:pPr>
        <w:numPr>
          <w:ilvl w:val="0"/>
          <w:numId w:val="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color w:val="000000"/>
          <w:sz w:val="24"/>
          <w:szCs w:val="24"/>
        </w:rPr>
        <w:t>Analizar los parámetros fisiológicos de cinco cultivares de beterraga bajo las condiciones agroclimáticas de Chachapoyas</w:t>
      </w:r>
    </w:p>
    <w:p w14:paraId="07DCA465" w14:textId="77777777" w:rsidR="002448D1" w:rsidRPr="00E85388" w:rsidRDefault="00522FB2" w:rsidP="00060676">
      <w:pPr>
        <w:numPr>
          <w:ilvl w:val="0"/>
          <w:numId w:val="8"/>
        </w:numPr>
        <w:pBdr>
          <w:top w:val="nil"/>
          <w:left w:val="nil"/>
          <w:bottom w:val="nil"/>
          <w:right w:val="nil"/>
          <w:between w:val="nil"/>
        </w:pBdr>
        <w:spacing w:after="280"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color w:val="000000"/>
          <w:sz w:val="24"/>
          <w:szCs w:val="24"/>
        </w:rPr>
        <w:t>Determinar los parámetros de calidad de raíz de cinco cultivares de beterraga bajo las condiciones agroclimáticas de Chachapoyas</w:t>
      </w:r>
    </w:p>
    <w:p w14:paraId="369B73E9" w14:textId="77777777" w:rsidR="002448D1" w:rsidRPr="00E85388" w:rsidRDefault="00522FB2" w:rsidP="00060676">
      <w:pPr>
        <w:pStyle w:val="Ttulo1"/>
        <w:numPr>
          <w:ilvl w:val="0"/>
          <w:numId w:val="1"/>
        </w:numPr>
        <w:spacing w:line="360" w:lineRule="auto"/>
      </w:pPr>
      <w:r w:rsidRPr="00E85388">
        <w:t>Antecedentes de la investigación</w:t>
      </w:r>
    </w:p>
    <w:p w14:paraId="04BA747C" w14:textId="4A104782" w:rsidR="002448D1" w:rsidRPr="00E85388" w:rsidRDefault="00522FB2" w:rsidP="00060676">
      <w:pPr>
        <w:spacing w:line="360" w:lineRule="auto"/>
        <w:ind w:left="360"/>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 xml:space="preserve">La remolacha </w:t>
      </w:r>
      <w:ins w:id="1" w:author="Jorge Condori" w:date="2025-06-21T18:50:00Z">
        <w:r w:rsidR="00A33C38">
          <w:rPr>
            <w:rFonts w:ascii="Times New Roman" w:eastAsia="Times New Roman" w:hAnsi="Times New Roman" w:cs="Times New Roman"/>
            <w:sz w:val="24"/>
            <w:szCs w:val="24"/>
          </w:rPr>
          <w:t xml:space="preserve">o </w:t>
        </w:r>
      </w:ins>
      <w:ins w:id="2" w:author="Jorge Condori" w:date="2025-06-21T18:51:00Z">
        <w:r w:rsidR="00A33C38">
          <w:rPr>
            <w:rFonts w:ascii="Times New Roman" w:eastAsia="Times New Roman" w:hAnsi="Times New Roman" w:cs="Times New Roman"/>
            <w:sz w:val="24"/>
            <w:szCs w:val="24"/>
          </w:rPr>
          <w:t>beterraga</w:t>
        </w:r>
      </w:ins>
      <w:del w:id="3" w:author="Jorge Condori" w:date="2025-06-21T18:50:00Z">
        <w:r w:rsidRPr="00E85388" w:rsidDel="00A33C38">
          <w:rPr>
            <w:rFonts w:ascii="Times New Roman" w:eastAsia="Times New Roman" w:hAnsi="Times New Roman" w:cs="Times New Roman"/>
            <w:sz w:val="24"/>
            <w:szCs w:val="24"/>
          </w:rPr>
          <w:delText>azucarera</w:delText>
        </w:r>
      </w:del>
      <w:r w:rsidRPr="00E85388">
        <w:rPr>
          <w:rFonts w:ascii="Times New Roman" w:eastAsia="Times New Roman" w:hAnsi="Times New Roman" w:cs="Times New Roman"/>
          <w:sz w:val="24"/>
          <w:szCs w:val="24"/>
        </w:rPr>
        <w:t xml:space="preserve"> (</w:t>
      </w:r>
      <w:r w:rsidRPr="00E85388">
        <w:rPr>
          <w:rFonts w:ascii="Times New Roman" w:eastAsia="Times New Roman" w:hAnsi="Times New Roman" w:cs="Times New Roman"/>
          <w:i/>
          <w:sz w:val="24"/>
          <w:szCs w:val="24"/>
        </w:rPr>
        <w:t>Beta vulgaris</w:t>
      </w:r>
      <w:r w:rsidRPr="00E85388">
        <w:rPr>
          <w:rFonts w:ascii="Times New Roman" w:eastAsia="Times New Roman" w:hAnsi="Times New Roman" w:cs="Times New Roman"/>
          <w:sz w:val="24"/>
          <w:szCs w:val="24"/>
        </w:rPr>
        <w:t xml:space="preserve"> L.), perteneciente a la familia Chenopodiaceae, tiene su origen en las zonas costeras del Mediterráneo. El género </w:t>
      </w:r>
      <w:r w:rsidRPr="00E85388">
        <w:rPr>
          <w:rFonts w:ascii="Times New Roman" w:eastAsia="Times New Roman" w:hAnsi="Times New Roman" w:cs="Times New Roman"/>
          <w:i/>
          <w:sz w:val="24"/>
          <w:szCs w:val="24"/>
        </w:rPr>
        <w:t>Beta</w:t>
      </w:r>
      <w:r w:rsidRPr="00E85388">
        <w:rPr>
          <w:rFonts w:ascii="Times New Roman" w:eastAsia="Times New Roman" w:hAnsi="Times New Roman" w:cs="Times New Roman"/>
          <w:sz w:val="24"/>
          <w:szCs w:val="24"/>
        </w:rPr>
        <w:t xml:space="preserve"> se divide en tres grupos principales: </w:t>
      </w:r>
      <w:r w:rsidRPr="00E85388">
        <w:rPr>
          <w:rFonts w:ascii="Times New Roman" w:eastAsia="Times New Roman" w:hAnsi="Times New Roman" w:cs="Times New Roman"/>
          <w:i/>
          <w:sz w:val="24"/>
          <w:szCs w:val="24"/>
        </w:rPr>
        <w:t>Corollines</w:t>
      </w:r>
      <w:r w:rsidRPr="00E85388">
        <w:rPr>
          <w:rFonts w:ascii="Times New Roman" w:eastAsia="Times New Roman" w:hAnsi="Times New Roman" w:cs="Times New Roman"/>
          <w:sz w:val="24"/>
          <w:szCs w:val="24"/>
        </w:rPr>
        <w:t xml:space="preserve">, </w:t>
      </w:r>
      <w:r w:rsidRPr="00E85388">
        <w:rPr>
          <w:rFonts w:ascii="Times New Roman" w:eastAsia="Times New Roman" w:hAnsi="Times New Roman" w:cs="Times New Roman"/>
          <w:i/>
          <w:sz w:val="24"/>
          <w:szCs w:val="24"/>
        </w:rPr>
        <w:t>Vulgares</w:t>
      </w:r>
      <w:r w:rsidRPr="00E85388">
        <w:rPr>
          <w:rFonts w:ascii="Times New Roman" w:eastAsia="Times New Roman" w:hAnsi="Times New Roman" w:cs="Times New Roman"/>
          <w:sz w:val="24"/>
          <w:szCs w:val="24"/>
        </w:rPr>
        <w:t xml:space="preserve"> y </w:t>
      </w:r>
      <w:r w:rsidRPr="00E85388">
        <w:rPr>
          <w:rFonts w:ascii="Times New Roman" w:eastAsia="Times New Roman" w:hAnsi="Times New Roman" w:cs="Times New Roman"/>
          <w:i/>
          <w:sz w:val="24"/>
          <w:szCs w:val="24"/>
        </w:rPr>
        <w:t>Patellares</w:t>
      </w:r>
      <w:r w:rsidRPr="00E85388">
        <w:rPr>
          <w:rFonts w:ascii="Times New Roman" w:eastAsia="Times New Roman" w:hAnsi="Times New Roman" w:cs="Times New Roman"/>
          <w:sz w:val="24"/>
          <w:szCs w:val="24"/>
        </w:rPr>
        <w:t xml:space="preserve">. De la </w:t>
      </w:r>
      <w:r w:rsidRPr="00E85388">
        <w:rPr>
          <w:rFonts w:ascii="Times New Roman" w:eastAsia="Times New Roman" w:hAnsi="Times New Roman" w:cs="Times New Roman"/>
          <w:sz w:val="24"/>
          <w:szCs w:val="24"/>
        </w:rPr>
        <w:lastRenderedPageBreak/>
        <w:t xml:space="preserve">sección </w:t>
      </w:r>
      <w:r w:rsidRPr="00E85388">
        <w:rPr>
          <w:rFonts w:ascii="Times New Roman" w:eastAsia="Times New Roman" w:hAnsi="Times New Roman" w:cs="Times New Roman"/>
          <w:i/>
          <w:sz w:val="24"/>
          <w:szCs w:val="24"/>
        </w:rPr>
        <w:t>vulgare</w:t>
      </w:r>
      <w:r w:rsidRPr="00E85388">
        <w:rPr>
          <w:rFonts w:ascii="Times New Roman" w:eastAsia="Times New Roman" w:hAnsi="Times New Roman" w:cs="Times New Roman"/>
          <w:sz w:val="24"/>
          <w:szCs w:val="24"/>
        </w:rPr>
        <w:t xml:space="preserve"> provienen todas las variedades cultivadas actualmente, las cuales presentan una amplia diversidad, abarcando desde las remolachas rojas empleadas como hortalizas, hasta las variedades forrajeras y las utilizadas para la producción de azúcar </w:t>
      </w:r>
      <w:hyperlink r:id="rId12">
        <w:r w:rsidRPr="00E85388">
          <w:rPr>
            <w:rFonts w:ascii="Times New Roman" w:eastAsia="Times New Roman" w:hAnsi="Times New Roman" w:cs="Times New Roman"/>
            <w:sz w:val="24"/>
            <w:szCs w:val="24"/>
          </w:rPr>
          <w:t>(Frese et al., 2001)</w:t>
        </w:r>
      </w:hyperlink>
      <w:r w:rsidRPr="00E85388">
        <w:rPr>
          <w:rFonts w:ascii="Times New Roman" w:eastAsia="Times New Roman" w:hAnsi="Times New Roman" w:cs="Times New Roman"/>
          <w:sz w:val="24"/>
          <w:szCs w:val="24"/>
        </w:rPr>
        <w:t>.</w:t>
      </w:r>
    </w:p>
    <w:p w14:paraId="00136D6D" w14:textId="77777777" w:rsidR="002448D1" w:rsidRPr="00E85388" w:rsidRDefault="00522FB2" w:rsidP="00060676">
      <w:pPr>
        <w:spacing w:line="360" w:lineRule="auto"/>
        <w:ind w:left="360"/>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 xml:space="preserve">La investigación señala que la remolacha necesita alrededor de 20 l/m² de agua durante su etapa inicial, siendo crucial el riego frecuente en los primeros 20 días tras la siembra para evitar la pérdida de semillas. El agua influye directamente en el peso y valor nutricional del cultivo, pero su manejo es complejo para los agricultores, ya que depende de factores como el tipo de suelo, el clima y la profundidad de las raíces </w:t>
      </w:r>
      <w:hyperlink r:id="rId13">
        <w:r w:rsidRPr="00E85388">
          <w:rPr>
            <w:rFonts w:ascii="Times New Roman" w:eastAsia="Times New Roman" w:hAnsi="Times New Roman" w:cs="Times New Roman"/>
            <w:sz w:val="24"/>
            <w:szCs w:val="24"/>
          </w:rPr>
          <w:t>(COAG, 2013)</w:t>
        </w:r>
      </w:hyperlink>
      <w:r w:rsidRPr="00E85388">
        <w:rPr>
          <w:rFonts w:ascii="Times New Roman" w:eastAsia="Times New Roman" w:hAnsi="Times New Roman" w:cs="Times New Roman"/>
          <w:sz w:val="24"/>
          <w:szCs w:val="24"/>
        </w:rPr>
        <w:t>.</w:t>
      </w:r>
    </w:p>
    <w:p w14:paraId="0459A0CE" w14:textId="7CD882E4" w:rsidR="002448D1" w:rsidRPr="00E85388" w:rsidRDefault="00522FB2" w:rsidP="00060676">
      <w:pPr>
        <w:spacing w:line="360" w:lineRule="auto"/>
        <w:ind w:left="360"/>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 xml:space="preserve">La remolacha generalmente necesita entre 3 000 y 6 500 m³ de agua por hectárea, según la época de siembra y el tipo de suelo donde se cultive. El riego debe aplicarse cada 10 a 12 días, considerando la etapa del cultivo y la presencia de lluvias. No obstante, algunos expertos sugieren que los riegos deben ser </w:t>
      </w:r>
      <w:r w:rsidR="000E337C" w:rsidRPr="00E85388">
        <w:rPr>
          <w:rFonts w:ascii="Times New Roman" w:eastAsia="Times New Roman" w:hAnsi="Times New Roman" w:cs="Times New Roman"/>
          <w:sz w:val="24"/>
          <w:szCs w:val="24"/>
        </w:rPr>
        <w:t>frecuentes,</w:t>
      </w:r>
      <w:r w:rsidRPr="00E85388">
        <w:rPr>
          <w:rFonts w:ascii="Times New Roman" w:eastAsia="Times New Roman" w:hAnsi="Times New Roman" w:cs="Times New Roman"/>
          <w:sz w:val="24"/>
          <w:szCs w:val="24"/>
        </w:rPr>
        <w:t xml:space="preserve"> pero con volúmenes moderados, ya que el exceso de agua puede generar problemas en el desarrollo del cultivo </w:t>
      </w:r>
      <w:hyperlink r:id="rId14">
        <w:r w:rsidRPr="00E85388">
          <w:rPr>
            <w:rFonts w:ascii="Times New Roman" w:eastAsia="Times New Roman" w:hAnsi="Times New Roman" w:cs="Times New Roman"/>
            <w:sz w:val="24"/>
            <w:szCs w:val="24"/>
          </w:rPr>
          <w:t>(FAO, 2006)</w:t>
        </w:r>
      </w:hyperlink>
      <w:r w:rsidRPr="00E85388">
        <w:rPr>
          <w:rFonts w:ascii="Times New Roman" w:eastAsia="Times New Roman" w:hAnsi="Times New Roman" w:cs="Times New Roman"/>
          <w:sz w:val="24"/>
          <w:szCs w:val="24"/>
        </w:rPr>
        <w:t>.</w:t>
      </w:r>
    </w:p>
    <w:p w14:paraId="7D7AA6C5" w14:textId="632B2ECC" w:rsidR="002448D1" w:rsidRPr="00E85388" w:rsidDel="00A33C38" w:rsidRDefault="00522FB2" w:rsidP="00060676">
      <w:pPr>
        <w:spacing w:line="360" w:lineRule="auto"/>
        <w:ind w:left="360"/>
        <w:jc w:val="both"/>
        <w:rPr>
          <w:del w:id="4" w:author="Jorge Condori" w:date="2025-06-21T18:52:00Z"/>
          <w:rFonts w:ascii="Times New Roman" w:eastAsia="Times New Roman" w:hAnsi="Times New Roman" w:cs="Times New Roman"/>
          <w:sz w:val="24"/>
          <w:szCs w:val="24"/>
        </w:rPr>
      </w:pPr>
      <w:r w:rsidRPr="00E85388">
        <w:rPr>
          <w:rFonts w:ascii="Times New Roman" w:eastAsia="Times New Roman" w:hAnsi="Times New Roman" w:cs="Times New Roman"/>
          <w:sz w:val="24"/>
          <w:szCs w:val="24"/>
          <w:highlight w:val="white"/>
        </w:rPr>
        <w:t xml:space="preserve">En América Latina se produce principalmente la variedad cruenta para consumo de mesa </w:t>
      </w:r>
      <w:hyperlink r:id="rId15">
        <w:r w:rsidRPr="00E85388">
          <w:rPr>
            <w:rFonts w:ascii="Times New Roman" w:eastAsia="Times New Roman" w:hAnsi="Times New Roman" w:cs="Times New Roman"/>
            <w:sz w:val="24"/>
            <w:szCs w:val="24"/>
          </w:rPr>
          <w:t>(Montes et al., 2020)</w:t>
        </w:r>
      </w:hyperlink>
      <w:r w:rsidRPr="00E85388">
        <w:rPr>
          <w:rFonts w:ascii="Times New Roman" w:eastAsia="Times New Roman" w:hAnsi="Times New Roman" w:cs="Times New Roman"/>
          <w:sz w:val="24"/>
          <w:szCs w:val="24"/>
        </w:rPr>
        <w:t>.</w:t>
      </w:r>
      <w:ins w:id="5" w:author="Jorge Condori" w:date="2025-06-21T18:52:00Z">
        <w:r w:rsidR="00A33C38">
          <w:rPr>
            <w:rFonts w:ascii="Times New Roman" w:eastAsia="Times New Roman" w:hAnsi="Times New Roman" w:cs="Times New Roman"/>
            <w:sz w:val="24"/>
            <w:szCs w:val="24"/>
          </w:rPr>
          <w:t xml:space="preserve"> </w:t>
        </w:r>
      </w:ins>
    </w:p>
    <w:p w14:paraId="655CDA4E" w14:textId="546CCD9D" w:rsidR="002448D1" w:rsidRPr="00E85388" w:rsidRDefault="00522FB2" w:rsidP="00060676">
      <w:pPr>
        <w:spacing w:line="360" w:lineRule="auto"/>
        <w:ind w:left="360"/>
        <w:jc w:val="both"/>
        <w:rPr>
          <w:rFonts w:ascii="Times New Roman" w:eastAsia="Times New Roman" w:hAnsi="Times New Roman" w:cs="Times New Roman"/>
          <w:sz w:val="24"/>
          <w:szCs w:val="24"/>
        </w:rPr>
      </w:pPr>
      <w:del w:id="6" w:author="Jorge Condori" w:date="2025-06-21T18:52:00Z">
        <w:r w:rsidRPr="00E85388" w:rsidDel="00A33C38">
          <w:rPr>
            <w:rFonts w:ascii="Times New Roman" w:eastAsia="Times New Roman" w:hAnsi="Times New Roman" w:cs="Times New Roman"/>
            <w:sz w:val="24"/>
            <w:szCs w:val="24"/>
          </w:rPr>
          <w:delText>.</w:delText>
        </w:r>
      </w:del>
      <w:r w:rsidRPr="00E85388">
        <w:rPr>
          <w:rFonts w:ascii="Times New Roman" w:eastAsia="Times New Roman" w:hAnsi="Times New Roman" w:cs="Times New Roman"/>
          <w:sz w:val="24"/>
          <w:szCs w:val="24"/>
        </w:rPr>
        <w:t xml:space="preserve">En el país, la disponibilidad de cultivares comerciales de betarraga es limitada, y la información sobre estos es escasa, lo que dificulta una elección informada al momento de la siembra. Entre los cultivares más comunes se encuentran ‘Early Wonder Tall Top’ y ‘Detroit Dark Red Morse’s Strain’. El primero es una variedad semi-precoz, con raíces redondas y follaje largo, mientras que el segundo es de maduración tardía, presenta raíces de forma redonda a ovalada y un follaje corto, pero con buena capacidad de conservación. También se cultivan otras variedades como ‘Crosby Egyptian’, que destaca por su precocidad, raíces aplanadas u ovaladas y hojas largas; y el ‘Green Top Bunching’, una variedad semi-precoz con raíces ovaladas y follaje de tamaño intermedio. Cabe resaltar que todos estos cultivares tienen un potencial de rendimiento superior a 30 toneladas por hectárea, cifra considerablemente mayor al promedio nacional, que se sitúa en aproximadamente 11 toneladas por hectárea </w:t>
      </w:r>
      <w:hyperlink r:id="rId16">
        <w:r w:rsidRPr="00E85388">
          <w:rPr>
            <w:rFonts w:ascii="Times New Roman" w:eastAsia="Times New Roman" w:hAnsi="Times New Roman" w:cs="Times New Roman"/>
            <w:sz w:val="24"/>
            <w:szCs w:val="24"/>
          </w:rPr>
          <w:t>(Castillo, 2004)</w:t>
        </w:r>
      </w:hyperlink>
      <w:r w:rsidRPr="00E85388">
        <w:rPr>
          <w:rFonts w:ascii="Times New Roman" w:eastAsia="Times New Roman" w:hAnsi="Times New Roman" w:cs="Times New Roman"/>
          <w:sz w:val="24"/>
          <w:szCs w:val="24"/>
        </w:rPr>
        <w:t xml:space="preserve">. En zonas de alta altitud como la jalca y la puna, caracterizadas por praderas muy húmedas y frecuentes heladas, se realizaron experimentos con remolacha azucarera y forrajera en </w:t>
      </w:r>
      <w:r w:rsidRPr="00E85388">
        <w:rPr>
          <w:rFonts w:ascii="Times New Roman" w:eastAsia="Times New Roman" w:hAnsi="Times New Roman" w:cs="Times New Roman"/>
          <w:sz w:val="24"/>
          <w:szCs w:val="24"/>
        </w:rPr>
        <w:lastRenderedPageBreak/>
        <w:t xml:space="preserve">localidades entre los 3564 y 3887 m s.n.m. En estos estudios, la remolacha azucarera mostró resistencia a las heladas, pero bajos rendimientos (menos de 6.6 t/ha) debido al estrés hídrico. En contraste, la remolacha forrajera, cultivada con riego complementario a 3718 m s.n.m., alcanzó altos rendimientos </w:t>
      </w:r>
      <w:del w:id="7" w:author="Jorge Condori" w:date="2025-06-21T18:54:00Z">
        <w:r w:rsidRPr="00E85388" w:rsidDel="00A33C38">
          <w:rPr>
            <w:rFonts w:ascii="Times New Roman" w:eastAsia="Times New Roman" w:hAnsi="Times New Roman" w:cs="Times New Roman"/>
            <w:sz w:val="24"/>
            <w:szCs w:val="24"/>
          </w:rPr>
          <w:delText>(</w:delText>
        </w:r>
      </w:del>
      <w:r w:rsidRPr="00E85388">
        <w:rPr>
          <w:rFonts w:ascii="Times New Roman" w:eastAsia="Times New Roman" w:hAnsi="Times New Roman" w:cs="Times New Roman"/>
          <w:sz w:val="24"/>
          <w:szCs w:val="24"/>
        </w:rPr>
        <w:t>hasta 62.95 t/ha</w:t>
      </w:r>
      <w:del w:id="8" w:author="Jorge Condori" w:date="2025-06-21T18:54:00Z">
        <w:r w:rsidRPr="00E85388" w:rsidDel="00A33C38">
          <w:rPr>
            <w:rFonts w:ascii="Times New Roman" w:eastAsia="Times New Roman" w:hAnsi="Times New Roman" w:cs="Times New Roman"/>
            <w:sz w:val="24"/>
            <w:szCs w:val="24"/>
          </w:rPr>
          <w:delText>)</w:delText>
        </w:r>
      </w:del>
      <w:r w:rsidRPr="00E85388">
        <w:rPr>
          <w:rFonts w:ascii="Times New Roman" w:eastAsia="Times New Roman" w:hAnsi="Times New Roman" w:cs="Times New Roman"/>
          <w:sz w:val="24"/>
          <w:szCs w:val="24"/>
        </w:rPr>
        <w:t>, demostrando mejor adaptación a las</w:t>
      </w:r>
      <w:ins w:id="9" w:author="Jorge Condori" w:date="2025-06-21T18:53:00Z">
        <w:r w:rsidR="00A33C38">
          <w:rPr>
            <w:rFonts w:ascii="Times New Roman" w:eastAsia="Times New Roman" w:hAnsi="Times New Roman" w:cs="Times New Roman"/>
            <w:sz w:val="24"/>
            <w:szCs w:val="24"/>
          </w:rPr>
          <w:t xml:space="preserve"> </w:t>
        </w:r>
      </w:ins>
      <w:del w:id="10" w:author="Jorge Condori" w:date="2025-06-21T18:53:00Z">
        <w:r w:rsidRPr="00E85388" w:rsidDel="00A33C38">
          <w:rPr>
            <w:rFonts w:ascii="Times New Roman" w:eastAsia="Times New Roman" w:hAnsi="Times New Roman" w:cs="Times New Roman"/>
            <w:sz w:val="24"/>
            <w:szCs w:val="24"/>
          </w:rPr>
          <w:delText xml:space="preserve"> </w:delText>
        </w:r>
      </w:del>
      <w:r w:rsidRPr="00E85388">
        <w:rPr>
          <w:rFonts w:ascii="Times New Roman" w:eastAsia="Times New Roman" w:hAnsi="Times New Roman" w:cs="Times New Roman"/>
          <w:sz w:val="24"/>
          <w:szCs w:val="24"/>
        </w:rPr>
        <w:t xml:space="preserve">condiciones de altitud con manejo adecuado del agua </w:t>
      </w:r>
      <w:hyperlink r:id="rId17">
        <w:r w:rsidRPr="00E85388">
          <w:rPr>
            <w:rFonts w:ascii="Times New Roman" w:eastAsia="Times New Roman" w:hAnsi="Times New Roman" w:cs="Times New Roman"/>
            <w:sz w:val="24"/>
            <w:szCs w:val="24"/>
          </w:rPr>
          <w:t>(Rojas, 2018)</w:t>
        </w:r>
      </w:hyperlink>
      <w:ins w:id="11" w:author="elda perez campos" w:date="2025-07-14T22:52:00Z">
        <w:r w:rsidR="001B0B21">
          <w:rPr>
            <w:rFonts w:ascii="Times New Roman" w:eastAsia="Times New Roman" w:hAnsi="Times New Roman" w:cs="Times New Roman"/>
            <w:sz w:val="24"/>
            <w:szCs w:val="24"/>
          </w:rPr>
          <w:t>.</w:t>
        </w:r>
      </w:ins>
    </w:p>
    <w:p w14:paraId="362FCB03" w14:textId="5157637E" w:rsidR="002448D1" w:rsidRPr="00E85388" w:rsidRDefault="00522FB2" w:rsidP="00060676">
      <w:pPr>
        <w:spacing w:line="360" w:lineRule="auto"/>
        <w:ind w:left="360"/>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 xml:space="preserve">A nivel nacional la remolacha o beterraga tiene un valor S/. 4.50 . En el “mercado modelo” en </w:t>
      </w:r>
      <w:r w:rsidR="00E85388" w:rsidRPr="00E85388">
        <w:rPr>
          <w:rFonts w:ascii="Times New Roman" w:eastAsia="Times New Roman" w:hAnsi="Times New Roman" w:cs="Times New Roman"/>
          <w:sz w:val="24"/>
          <w:szCs w:val="24"/>
        </w:rPr>
        <w:t>Chachapoyas,</w:t>
      </w:r>
      <w:r w:rsidRPr="00E85388">
        <w:rPr>
          <w:rFonts w:ascii="Times New Roman" w:eastAsia="Times New Roman" w:hAnsi="Times New Roman" w:cs="Times New Roman"/>
          <w:sz w:val="24"/>
          <w:szCs w:val="24"/>
        </w:rPr>
        <w:t xml:space="preserve"> Amazonas el precio de 1kg de beterraga o remolacha está el valor de </w:t>
      </w:r>
      <w:r w:rsidR="001E0F9B">
        <w:rPr>
          <w:rFonts w:ascii="Times New Roman" w:eastAsia="Times New Roman" w:hAnsi="Times New Roman" w:cs="Times New Roman"/>
          <w:sz w:val="24"/>
          <w:szCs w:val="24"/>
        </w:rPr>
        <w:t>S/. 5.00.</w:t>
      </w:r>
    </w:p>
    <w:p w14:paraId="628C0269" w14:textId="77777777" w:rsidR="002448D1" w:rsidRPr="00E85388" w:rsidRDefault="00522FB2" w:rsidP="00060676">
      <w:pPr>
        <w:pStyle w:val="Ttulo1"/>
        <w:numPr>
          <w:ilvl w:val="0"/>
          <w:numId w:val="1"/>
        </w:numPr>
        <w:spacing w:line="360" w:lineRule="auto"/>
        <w:jc w:val="both"/>
        <w:pPrChange w:id="12" w:author="elda perez campos" w:date="2025-07-14T22:36:00Z">
          <w:pPr>
            <w:pStyle w:val="Ttulo1"/>
            <w:numPr>
              <w:numId w:val="1"/>
            </w:numPr>
            <w:jc w:val="both"/>
          </w:pPr>
        </w:pPrChange>
      </w:pPr>
      <w:r w:rsidRPr="00E85388">
        <w:t>Hipótesis</w:t>
      </w:r>
    </w:p>
    <w:p w14:paraId="30456B8F" w14:textId="37413834" w:rsidR="002448D1" w:rsidRPr="00E85388" w:rsidRDefault="00522FB2" w:rsidP="00060676">
      <w:pPr>
        <w:spacing w:line="360" w:lineRule="auto"/>
        <w:ind w:left="360"/>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 xml:space="preserve"> Al menos uno de los cultivares de beterraga evaluados presentará un mejor comportamiento agronómico y fisiológico, así como una mayor calidad de raíz, bajo las condiciones agroclimáticas de Chachapoyas, Amazonas.</w:t>
      </w:r>
    </w:p>
    <w:p w14:paraId="723C18A0" w14:textId="77777777" w:rsidR="002448D1" w:rsidRPr="00E85388" w:rsidRDefault="00522FB2" w:rsidP="00060676">
      <w:pPr>
        <w:pStyle w:val="Ttulo1"/>
        <w:numPr>
          <w:ilvl w:val="0"/>
          <w:numId w:val="1"/>
        </w:numPr>
        <w:spacing w:line="360" w:lineRule="auto"/>
        <w:jc w:val="both"/>
        <w:pPrChange w:id="13" w:author="elda perez campos" w:date="2025-07-14T22:36:00Z">
          <w:pPr>
            <w:pStyle w:val="Ttulo1"/>
            <w:numPr>
              <w:numId w:val="1"/>
            </w:numPr>
            <w:jc w:val="both"/>
          </w:pPr>
        </w:pPrChange>
      </w:pPr>
      <w:r w:rsidRPr="00E85388">
        <w:t>Metodología</w:t>
      </w:r>
    </w:p>
    <w:p w14:paraId="06899D80" w14:textId="5E60335E" w:rsidR="002448D1" w:rsidRPr="00E85388" w:rsidRDefault="00522FB2" w:rsidP="00060676">
      <w:pPr>
        <w:pStyle w:val="Ttulo2"/>
        <w:numPr>
          <w:ilvl w:val="1"/>
          <w:numId w:val="1"/>
        </w:numPr>
        <w:spacing w:line="360" w:lineRule="auto"/>
        <w:jc w:val="both"/>
      </w:pPr>
      <w:r w:rsidRPr="00E85388">
        <w:t xml:space="preserve"> Área de estudio </w:t>
      </w:r>
    </w:p>
    <w:p w14:paraId="686BF636" w14:textId="7E801E9D" w:rsidR="002448D1" w:rsidRDefault="00522FB2" w:rsidP="00060676">
      <w:pPr>
        <w:spacing w:before="120" w:after="240" w:line="360" w:lineRule="auto"/>
        <w:ind w:left="426"/>
        <w:jc w:val="both"/>
        <w:rPr>
          <w:ins w:id="14" w:author="elda perez campos" w:date="2025-07-14T22:49:00Z"/>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 xml:space="preserve">El presente trabajo </w:t>
      </w:r>
      <w:r w:rsidR="00E85388" w:rsidRPr="00E85388">
        <w:rPr>
          <w:rFonts w:ascii="Times New Roman" w:eastAsia="Times New Roman" w:hAnsi="Times New Roman" w:cs="Times New Roman"/>
          <w:sz w:val="24"/>
          <w:szCs w:val="24"/>
        </w:rPr>
        <w:t>de investigación</w:t>
      </w:r>
      <w:r w:rsidRPr="00E85388">
        <w:rPr>
          <w:rFonts w:ascii="Times New Roman" w:eastAsia="Times New Roman" w:hAnsi="Times New Roman" w:cs="Times New Roman"/>
          <w:sz w:val="24"/>
          <w:szCs w:val="24"/>
        </w:rPr>
        <w:t xml:space="preserve"> se </w:t>
      </w:r>
      <w:del w:id="15" w:author="Jorge Condori" w:date="2025-06-21T18:56:00Z">
        <w:r w:rsidRPr="00E85388" w:rsidDel="00A33C38">
          <w:rPr>
            <w:rFonts w:ascii="Times New Roman" w:eastAsia="Times New Roman" w:hAnsi="Times New Roman" w:cs="Times New Roman"/>
            <w:sz w:val="24"/>
            <w:szCs w:val="24"/>
          </w:rPr>
          <w:delText>estará concluyendo</w:delText>
        </w:r>
      </w:del>
      <w:ins w:id="16" w:author="Jorge Condori" w:date="2025-06-21T18:56:00Z">
        <w:r w:rsidR="00A33C38">
          <w:rPr>
            <w:rFonts w:ascii="Times New Roman" w:eastAsia="Times New Roman" w:hAnsi="Times New Roman" w:cs="Times New Roman"/>
            <w:sz w:val="24"/>
            <w:szCs w:val="24"/>
          </w:rPr>
          <w:t>realizará</w:t>
        </w:r>
      </w:ins>
      <w:r w:rsidRPr="00E85388">
        <w:rPr>
          <w:rFonts w:ascii="Times New Roman" w:eastAsia="Times New Roman" w:hAnsi="Times New Roman" w:cs="Times New Roman"/>
          <w:sz w:val="24"/>
          <w:szCs w:val="24"/>
        </w:rPr>
        <w:t xml:space="preserve"> en </w:t>
      </w:r>
      <w:del w:id="17" w:author="Jorge Condori" w:date="2025-06-21T18:56:00Z">
        <w:r w:rsidRPr="00E85388" w:rsidDel="00A33C38">
          <w:rPr>
            <w:rFonts w:ascii="Times New Roman" w:eastAsia="Times New Roman" w:hAnsi="Times New Roman" w:cs="Times New Roman"/>
            <w:sz w:val="24"/>
            <w:szCs w:val="24"/>
          </w:rPr>
          <w:delText xml:space="preserve">una </w:delText>
        </w:r>
        <w:r w:rsidR="00E85388" w:rsidRPr="00E85388" w:rsidDel="00A33C38">
          <w:rPr>
            <w:rFonts w:ascii="Times New Roman" w:eastAsia="Times New Roman" w:hAnsi="Times New Roman" w:cs="Times New Roman"/>
            <w:sz w:val="24"/>
            <w:szCs w:val="24"/>
          </w:rPr>
          <w:delText>parcela cerca de</w:delText>
        </w:r>
        <w:r w:rsidRPr="00E85388" w:rsidDel="00A33C38">
          <w:rPr>
            <w:rFonts w:ascii="Times New Roman" w:eastAsia="Times New Roman" w:hAnsi="Times New Roman" w:cs="Times New Roman"/>
            <w:sz w:val="24"/>
            <w:szCs w:val="24"/>
          </w:rPr>
          <w:delText xml:space="preserve"> </w:delText>
        </w:r>
      </w:del>
      <w:r w:rsidR="000E337C" w:rsidRPr="00E85388">
        <w:rPr>
          <w:rFonts w:ascii="Times New Roman" w:eastAsia="Times New Roman" w:hAnsi="Times New Roman" w:cs="Times New Roman"/>
          <w:sz w:val="24"/>
          <w:szCs w:val="24"/>
        </w:rPr>
        <w:t>la Universidad</w:t>
      </w:r>
      <w:r w:rsidRPr="00E85388">
        <w:rPr>
          <w:rFonts w:ascii="Times New Roman" w:eastAsia="Times New Roman" w:hAnsi="Times New Roman" w:cs="Times New Roman"/>
          <w:sz w:val="24"/>
          <w:szCs w:val="24"/>
        </w:rPr>
        <w:t xml:space="preserve"> Nacional Toribio Rodríguez de Mendoza, en el distrito de Chachapoyas, provincia de Chachapoyas, región Amazonas (Perú) a una altitud de 2428 m.s.n.m y con las siguientes coordenadas geográficas de 6°13’35” S y 77°52’27” O. </w:t>
      </w:r>
    </w:p>
    <w:p w14:paraId="0EE86577" w14:textId="5AABD025" w:rsidR="00C73628" w:rsidRDefault="001B0B21" w:rsidP="00060676">
      <w:pPr>
        <w:spacing w:before="120" w:after="240" w:line="360" w:lineRule="auto"/>
        <w:ind w:left="426"/>
        <w:jc w:val="both"/>
        <w:rPr>
          <w:ins w:id="18" w:author="elda perez campos" w:date="2025-07-14T22:49:00Z"/>
          <w:rFonts w:ascii="Times New Roman" w:eastAsia="Times New Roman" w:hAnsi="Times New Roman" w:cs="Times New Roman"/>
          <w:sz w:val="24"/>
          <w:szCs w:val="24"/>
        </w:rPr>
      </w:pPr>
      <w:ins w:id="19" w:author="elda perez campos" w:date="2025-07-14T22:52:00Z">
        <w:r>
          <w:rPr>
            <w:noProof/>
          </w:rPr>
          <mc:AlternateContent>
            <mc:Choice Requires="wps">
              <w:drawing>
                <wp:anchor distT="0" distB="0" distL="114300" distR="114300" simplePos="0" relativeHeight="251662336" behindDoc="0" locked="0" layoutInCell="1" allowOverlap="1" wp14:anchorId="0C5CF848" wp14:editId="350A2D3D">
                  <wp:simplePos x="0" y="0"/>
                  <wp:positionH relativeFrom="column">
                    <wp:posOffset>851535</wp:posOffset>
                  </wp:positionH>
                  <wp:positionV relativeFrom="paragraph">
                    <wp:posOffset>2483485</wp:posOffset>
                  </wp:positionV>
                  <wp:extent cx="3686175" cy="635"/>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3686175" cy="635"/>
                          </a:xfrm>
                          <a:prstGeom prst="rect">
                            <a:avLst/>
                          </a:prstGeom>
                          <a:solidFill>
                            <a:prstClr val="white"/>
                          </a:solidFill>
                          <a:ln>
                            <a:noFill/>
                          </a:ln>
                        </wps:spPr>
                        <wps:txbx>
                          <w:txbxContent>
                            <w:p w14:paraId="479928AD" w14:textId="65A9F10D" w:rsidR="001B0B21" w:rsidRPr="001B0B21" w:rsidRDefault="001B0B21" w:rsidP="001B0B21">
                              <w:pPr>
                                <w:pStyle w:val="Descripcin"/>
                                <w:rPr>
                                  <w:rFonts w:ascii="Times New Roman" w:hAnsi="Times New Roman" w:cs="Times New Roman"/>
                                  <w:noProof/>
                                  <w:color w:val="auto"/>
                                  <w:sz w:val="24"/>
                                  <w:szCs w:val="24"/>
                                  <w:rPrChange w:id="20" w:author="elda perez campos" w:date="2025-07-14T22:52:00Z">
                                    <w:rPr>
                                      <w:noProof/>
                                    </w:rPr>
                                  </w:rPrChange>
                                </w:rPr>
                                <w:pPrChange w:id="21" w:author="elda perez campos" w:date="2025-07-14T22:52:00Z">
                                  <w:pPr>
                                    <w:spacing w:before="120" w:after="240" w:line="360" w:lineRule="auto"/>
                                    <w:ind w:left="426"/>
                                    <w:jc w:val="both"/>
                                  </w:pPr>
                                </w:pPrChange>
                              </w:pPr>
                              <w:ins w:id="22" w:author="elda perez campos" w:date="2025-07-14T22:55:00Z">
                                <w:r w:rsidRPr="001B0B21">
                                  <w:rPr>
                                    <w:rFonts w:ascii="Times New Roman" w:hAnsi="Times New Roman" w:cs="Times New Roman"/>
                                    <w:b/>
                                    <w:bCs/>
                                    <w:i w:val="0"/>
                                    <w:iCs w:val="0"/>
                                    <w:color w:val="auto"/>
                                    <w:sz w:val="24"/>
                                    <w:szCs w:val="24"/>
                                    <w:rPrChange w:id="23" w:author="elda perez campos" w:date="2025-07-14T22:55:00Z">
                                      <w:rPr>
                                        <w:rFonts w:ascii="Times New Roman" w:hAnsi="Times New Roman" w:cs="Times New Roman"/>
                                        <w:sz w:val="24"/>
                                        <w:szCs w:val="24"/>
                                      </w:rPr>
                                    </w:rPrChange>
                                  </w:rPr>
                                  <w:t>Figura 01</w:t>
                                </w:r>
                              </w:ins>
                              <w:ins w:id="24" w:author="elda perez campos" w:date="2025-07-14T22:52:00Z">
                                <w:r w:rsidRPr="001B0B21">
                                  <w:rPr>
                                    <w:rFonts w:ascii="Times New Roman" w:hAnsi="Times New Roman" w:cs="Times New Roman"/>
                                    <w:color w:val="auto"/>
                                    <w:sz w:val="24"/>
                                    <w:szCs w:val="24"/>
                                    <w:rPrChange w:id="25" w:author="elda perez campos" w:date="2025-07-14T22:52:00Z">
                                      <w:rPr/>
                                    </w:rPrChange>
                                  </w:rPr>
                                  <w:t xml:space="preserve">: Mapa </w:t>
                                </w:r>
                                <w:r>
                                  <w:rPr>
                                    <w:rFonts w:ascii="Times New Roman" w:hAnsi="Times New Roman" w:cs="Times New Roman"/>
                                    <w:color w:val="auto"/>
                                    <w:sz w:val="24"/>
                                    <w:szCs w:val="24"/>
                                  </w:rPr>
                                  <w:t xml:space="preserve">de </w:t>
                                </w:r>
                                <w:r w:rsidRPr="001B0B21">
                                  <w:rPr>
                                    <w:rFonts w:ascii="Times New Roman" w:hAnsi="Times New Roman" w:cs="Times New Roman"/>
                                    <w:color w:val="auto"/>
                                    <w:sz w:val="24"/>
                                    <w:szCs w:val="24"/>
                                    <w:rPrChange w:id="26" w:author="elda perez campos" w:date="2025-07-14T22:52:00Z">
                                      <w:rPr/>
                                    </w:rPrChange>
                                  </w:rPr>
                                  <w:t>Chachapoyas</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C5CF848" id="_x0000_t202" coordsize="21600,21600" o:spt="202" path="m,l,21600r21600,l21600,xe">
                  <v:stroke joinstyle="miter"/>
                  <v:path gradientshapeok="t" o:connecttype="rect"/>
                </v:shapetype>
                <v:shape id="Cuadro de texto 2" o:spid="_x0000_s1026" type="#_x0000_t202" style="position:absolute;left:0;text-align:left;margin-left:67.05pt;margin-top:195.55pt;width:290.2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" stroked="f">
                  <v:textbox style="mso-fit-shape-to-text:t" inset="0,0,0,0">
                    <w:txbxContent>
                      <w:p w14:paraId="479928AD" w14:textId="65A9F10D" w:rsidR="001B0B21" w:rsidRPr="001B0B21" w:rsidRDefault="001B0B21" w:rsidP="001B0B21">
                        <w:pPr>
                          <w:pStyle w:val="Descripcin"/>
                          <w:rPr>
                            <w:rFonts w:ascii="Times New Roman" w:hAnsi="Times New Roman" w:cs="Times New Roman"/>
                            <w:noProof/>
                            <w:color w:val="auto"/>
                            <w:sz w:val="24"/>
                            <w:szCs w:val="24"/>
                            <w:rPrChange w:id="27" w:author="elda perez campos" w:date="2025-07-14T22:52:00Z">
                              <w:rPr>
                                <w:noProof/>
                              </w:rPr>
                            </w:rPrChange>
                          </w:rPr>
                          <w:pPrChange w:id="28" w:author="elda perez campos" w:date="2025-07-14T22:52:00Z">
                            <w:pPr>
                              <w:spacing w:before="120" w:after="240" w:line="360" w:lineRule="auto"/>
                              <w:ind w:left="426"/>
                              <w:jc w:val="both"/>
                            </w:pPr>
                          </w:pPrChange>
                        </w:pPr>
                        <w:ins w:id="29" w:author="elda perez campos" w:date="2025-07-14T22:55:00Z">
                          <w:r w:rsidRPr="001B0B21">
                            <w:rPr>
                              <w:rFonts w:ascii="Times New Roman" w:hAnsi="Times New Roman" w:cs="Times New Roman"/>
                              <w:b/>
                              <w:bCs/>
                              <w:i w:val="0"/>
                              <w:iCs w:val="0"/>
                              <w:color w:val="auto"/>
                              <w:sz w:val="24"/>
                              <w:szCs w:val="24"/>
                              <w:rPrChange w:id="30" w:author="elda perez campos" w:date="2025-07-14T22:55:00Z">
                                <w:rPr>
                                  <w:rFonts w:ascii="Times New Roman" w:hAnsi="Times New Roman" w:cs="Times New Roman"/>
                                  <w:sz w:val="24"/>
                                  <w:szCs w:val="24"/>
                                </w:rPr>
                              </w:rPrChange>
                            </w:rPr>
                            <w:t>Figura 01</w:t>
                          </w:r>
                        </w:ins>
                        <w:ins w:id="31" w:author="elda perez campos" w:date="2025-07-14T22:52:00Z">
                          <w:r w:rsidRPr="001B0B21">
                            <w:rPr>
                              <w:rFonts w:ascii="Times New Roman" w:hAnsi="Times New Roman" w:cs="Times New Roman"/>
                              <w:color w:val="auto"/>
                              <w:sz w:val="24"/>
                              <w:szCs w:val="24"/>
                              <w:rPrChange w:id="32" w:author="elda perez campos" w:date="2025-07-14T22:52:00Z">
                                <w:rPr/>
                              </w:rPrChange>
                            </w:rPr>
                            <w:t xml:space="preserve">: Mapa </w:t>
                          </w:r>
                          <w:r>
                            <w:rPr>
                              <w:rFonts w:ascii="Times New Roman" w:hAnsi="Times New Roman" w:cs="Times New Roman"/>
                              <w:color w:val="auto"/>
                              <w:sz w:val="24"/>
                              <w:szCs w:val="24"/>
                            </w:rPr>
                            <w:t xml:space="preserve">de </w:t>
                          </w:r>
                          <w:r w:rsidRPr="001B0B21">
                            <w:rPr>
                              <w:rFonts w:ascii="Times New Roman" w:hAnsi="Times New Roman" w:cs="Times New Roman"/>
                              <w:color w:val="auto"/>
                              <w:sz w:val="24"/>
                              <w:szCs w:val="24"/>
                              <w:rPrChange w:id="33" w:author="elda perez campos" w:date="2025-07-14T22:52:00Z">
                                <w:rPr/>
                              </w:rPrChange>
                            </w:rPr>
                            <w:t>Chachapoyas</w:t>
                          </w:r>
                        </w:ins>
                      </w:p>
                    </w:txbxContent>
                  </v:textbox>
                </v:shape>
              </w:pict>
            </mc:Fallback>
          </mc:AlternateContent>
        </w:r>
      </w:ins>
      <w:ins w:id="34" w:author="elda perez campos" w:date="2025-07-14T22:49:00Z">
        <w:r>
          <w:rPr>
            <w:noProof/>
          </w:rPr>
          <w:drawing>
            <wp:anchor distT="0" distB="0" distL="114300" distR="114300" simplePos="0" relativeHeight="251660288" behindDoc="0" locked="0" layoutInCell="1" allowOverlap="1" wp14:anchorId="5CA708DC" wp14:editId="5CED7484">
              <wp:simplePos x="0" y="0"/>
              <wp:positionH relativeFrom="margin">
                <wp:align>center</wp:align>
              </wp:positionH>
              <wp:positionV relativeFrom="paragraph">
                <wp:posOffset>10795</wp:posOffset>
              </wp:positionV>
              <wp:extent cx="3686175" cy="2415540"/>
              <wp:effectExtent l="0" t="0" r="9525" b="381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86175" cy="2415540"/>
                      </a:xfrm>
                      <a:prstGeom prst="rect">
                        <a:avLst/>
                      </a:prstGeom>
                    </pic:spPr>
                  </pic:pic>
                </a:graphicData>
              </a:graphic>
              <wp14:sizeRelH relativeFrom="margin">
                <wp14:pctWidth>0</wp14:pctWidth>
              </wp14:sizeRelH>
              <wp14:sizeRelV relativeFrom="margin">
                <wp14:pctHeight>0</wp14:pctHeight>
              </wp14:sizeRelV>
            </wp:anchor>
          </w:drawing>
        </w:r>
      </w:ins>
    </w:p>
    <w:p w14:paraId="1ED0EDEE" w14:textId="4F941B02" w:rsidR="00C73628" w:rsidRDefault="00C73628" w:rsidP="00060676">
      <w:pPr>
        <w:spacing w:before="120" w:after="240" w:line="360" w:lineRule="auto"/>
        <w:ind w:left="426"/>
        <w:jc w:val="both"/>
        <w:rPr>
          <w:ins w:id="35" w:author="elda perez campos" w:date="2025-07-14T22:50:00Z"/>
          <w:rFonts w:ascii="Times New Roman" w:eastAsia="Times New Roman" w:hAnsi="Times New Roman" w:cs="Times New Roman"/>
          <w:sz w:val="24"/>
          <w:szCs w:val="24"/>
        </w:rPr>
      </w:pPr>
    </w:p>
    <w:p w14:paraId="787DE96A" w14:textId="11CAC85D" w:rsidR="001B0B21" w:rsidRDefault="001B0B21" w:rsidP="00060676">
      <w:pPr>
        <w:spacing w:before="120" w:after="240" w:line="360" w:lineRule="auto"/>
        <w:ind w:left="426"/>
        <w:jc w:val="both"/>
        <w:rPr>
          <w:ins w:id="36" w:author="elda perez campos" w:date="2025-07-14T22:50:00Z"/>
          <w:rFonts w:ascii="Times New Roman" w:eastAsia="Times New Roman" w:hAnsi="Times New Roman" w:cs="Times New Roman"/>
          <w:sz w:val="24"/>
          <w:szCs w:val="24"/>
        </w:rPr>
      </w:pPr>
    </w:p>
    <w:p w14:paraId="23FF2F48" w14:textId="0FC5A324" w:rsidR="001B0B21" w:rsidRDefault="001B0B21" w:rsidP="00060676">
      <w:pPr>
        <w:spacing w:before="120" w:after="240" w:line="360" w:lineRule="auto"/>
        <w:ind w:left="426"/>
        <w:jc w:val="both"/>
        <w:rPr>
          <w:ins w:id="37" w:author="elda perez campos" w:date="2025-07-14T22:50:00Z"/>
          <w:rFonts w:ascii="Times New Roman" w:eastAsia="Times New Roman" w:hAnsi="Times New Roman" w:cs="Times New Roman"/>
          <w:sz w:val="24"/>
          <w:szCs w:val="24"/>
        </w:rPr>
      </w:pPr>
    </w:p>
    <w:p w14:paraId="2C106895" w14:textId="0C88E111" w:rsidR="001B0B21" w:rsidRDefault="001B0B21" w:rsidP="00060676">
      <w:pPr>
        <w:spacing w:before="120" w:after="240" w:line="360" w:lineRule="auto"/>
        <w:ind w:left="426"/>
        <w:jc w:val="both"/>
        <w:rPr>
          <w:ins w:id="38" w:author="elda perez campos" w:date="2025-07-14T22:50:00Z"/>
          <w:rFonts w:ascii="Times New Roman" w:eastAsia="Times New Roman" w:hAnsi="Times New Roman" w:cs="Times New Roman"/>
          <w:sz w:val="24"/>
          <w:szCs w:val="24"/>
        </w:rPr>
      </w:pPr>
    </w:p>
    <w:p w14:paraId="58406105" w14:textId="51FC042C" w:rsidR="001B0B21" w:rsidRDefault="001B0B21" w:rsidP="00060676">
      <w:pPr>
        <w:spacing w:before="120" w:after="240" w:line="360" w:lineRule="auto"/>
        <w:ind w:left="426"/>
        <w:jc w:val="both"/>
        <w:rPr>
          <w:ins w:id="39" w:author="elda perez campos" w:date="2025-07-14T22:50:00Z"/>
          <w:rFonts w:ascii="Times New Roman" w:eastAsia="Times New Roman" w:hAnsi="Times New Roman" w:cs="Times New Roman"/>
          <w:sz w:val="24"/>
          <w:szCs w:val="24"/>
        </w:rPr>
      </w:pPr>
    </w:p>
    <w:p w14:paraId="4C38E84C" w14:textId="05DB9837" w:rsidR="001B0B21" w:rsidRDefault="001B0B21" w:rsidP="00060676">
      <w:pPr>
        <w:spacing w:before="120" w:after="240" w:line="360" w:lineRule="auto"/>
        <w:ind w:left="426"/>
        <w:jc w:val="both"/>
        <w:rPr>
          <w:ins w:id="40" w:author="elda perez campos" w:date="2025-07-14T22:50:00Z"/>
          <w:rFonts w:ascii="Times New Roman" w:eastAsia="Times New Roman" w:hAnsi="Times New Roman" w:cs="Times New Roman"/>
          <w:sz w:val="24"/>
          <w:szCs w:val="24"/>
        </w:rPr>
      </w:pPr>
    </w:p>
    <w:p w14:paraId="546B2D20" w14:textId="77777777" w:rsidR="001B0B21" w:rsidRPr="00E85388" w:rsidRDefault="001B0B21" w:rsidP="00060676">
      <w:pPr>
        <w:spacing w:before="120" w:after="240" w:line="360" w:lineRule="auto"/>
        <w:ind w:left="426"/>
        <w:jc w:val="both"/>
        <w:rPr>
          <w:rFonts w:ascii="Times New Roman" w:eastAsia="Times New Roman" w:hAnsi="Times New Roman" w:cs="Times New Roman"/>
          <w:sz w:val="24"/>
          <w:szCs w:val="24"/>
        </w:rPr>
      </w:pPr>
    </w:p>
    <w:p w14:paraId="10D17719" w14:textId="6167E626" w:rsidR="002448D1" w:rsidRPr="00EB69EA" w:rsidRDefault="00522FB2" w:rsidP="00EB69EA">
      <w:pPr>
        <w:pStyle w:val="Prrafodelista"/>
        <w:numPr>
          <w:ilvl w:val="1"/>
          <w:numId w:val="1"/>
        </w:num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Change w:id="41" w:author="elda perez campos" w:date="2025-07-14T23:51:00Z">
            <w:rPr/>
          </w:rPrChange>
        </w:rPr>
        <w:pPrChange w:id="42" w:author="elda perez campos" w:date="2025-07-14T23:51:00Z">
          <w:pPr>
            <w:numPr>
              <w:ilvl w:val="1"/>
              <w:numId w:val="5"/>
            </w:numPr>
            <w:pBdr>
              <w:top w:val="nil"/>
              <w:left w:val="nil"/>
              <w:bottom w:val="nil"/>
              <w:right w:val="nil"/>
              <w:between w:val="nil"/>
            </w:pBdr>
            <w:spacing w:line="360" w:lineRule="auto"/>
            <w:ind w:left="420" w:hanging="360"/>
            <w:jc w:val="both"/>
          </w:pPr>
        </w:pPrChange>
      </w:pPr>
      <w:r w:rsidRPr="00EB69EA">
        <w:rPr>
          <w:rFonts w:ascii="Times New Roman" w:eastAsia="Times New Roman" w:hAnsi="Times New Roman" w:cs="Times New Roman"/>
          <w:b/>
          <w:color w:val="000000"/>
          <w:sz w:val="24"/>
          <w:szCs w:val="24"/>
          <w:rPrChange w:id="43" w:author="elda perez campos" w:date="2025-07-14T23:51:00Z">
            <w:rPr/>
          </w:rPrChange>
        </w:rPr>
        <w:lastRenderedPageBreak/>
        <w:t>Población, muestra y muestreo</w:t>
      </w:r>
    </w:p>
    <w:p w14:paraId="4ED2A8C3" w14:textId="77777777" w:rsidR="002448D1" w:rsidRPr="00E85388" w:rsidRDefault="00522FB2" w:rsidP="00060676">
      <w:pPr>
        <w:spacing w:line="360" w:lineRule="auto"/>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6.2.1 Población</w:t>
      </w:r>
    </w:p>
    <w:p w14:paraId="02A120E7" w14:textId="5DB7AA36" w:rsidR="002448D1" w:rsidRPr="00E85388" w:rsidRDefault="00522FB2" w:rsidP="00060676">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sidRPr="00E85388">
        <w:rPr>
          <w:rFonts w:ascii="Times New Roman" w:eastAsia="Times New Roman" w:hAnsi="Times New Roman" w:cs="Times New Roman"/>
          <w:color w:val="000000"/>
          <w:sz w:val="24"/>
          <w:szCs w:val="24"/>
        </w:rPr>
        <w:t xml:space="preserve">La población estará constituida </w:t>
      </w:r>
      <w:r w:rsidRPr="00E85388">
        <w:rPr>
          <w:rFonts w:ascii="Times New Roman" w:eastAsia="Times New Roman" w:hAnsi="Times New Roman" w:cs="Times New Roman"/>
          <w:sz w:val="24"/>
          <w:szCs w:val="24"/>
        </w:rPr>
        <w:t>por todas las plantas de los cinco cultivares de betarraga que se cultiva</w:t>
      </w:r>
      <w:ins w:id="44" w:author="Jorge Condori" w:date="2025-06-21T19:03:00Z">
        <w:r w:rsidR="00893EF8">
          <w:rPr>
            <w:rFonts w:ascii="Times New Roman" w:eastAsia="Times New Roman" w:hAnsi="Times New Roman" w:cs="Times New Roman"/>
            <w:sz w:val="24"/>
            <w:szCs w:val="24"/>
          </w:rPr>
          <w:t>rá</w:t>
        </w:r>
      </w:ins>
      <w:r w:rsidRPr="00E85388">
        <w:rPr>
          <w:rFonts w:ascii="Times New Roman" w:eastAsia="Times New Roman" w:hAnsi="Times New Roman" w:cs="Times New Roman"/>
          <w:sz w:val="24"/>
          <w:szCs w:val="24"/>
        </w:rPr>
        <w:t xml:space="preserve">n en </w:t>
      </w:r>
      <w:r w:rsidR="000E337C" w:rsidRPr="00E85388">
        <w:rPr>
          <w:rFonts w:ascii="Times New Roman" w:eastAsia="Times New Roman" w:hAnsi="Times New Roman" w:cs="Times New Roman"/>
          <w:sz w:val="24"/>
          <w:szCs w:val="24"/>
        </w:rPr>
        <w:t>el área</w:t>
      </w:r>
      <w:r w:rsidRPr="00E85388">
        <w:rPr>
          <w:rFonts w:ascii="Times New Roman" w:eastAsia="Times New Roman" w:hAnsi="Times New Roman" w:cs="Times New Roman"/>
          <w:sz w:val="24"/>
          <w:szCs w:val="24"/>
        </w:rPr>
        <w:t xml:space="preserve"> de estudio.</w:t>
      </w:r>
    </w:p>
    <w:p w14:paraId="7A77EC25" w14:textId="77777777" w:rsidR="002448D1" w:rsidRPr="00E85388" w:rsidRDefault="00522FB2" w:rsidP="00060676">
      <w:pPr>
        <w:numPr>
          <w:ilvl w:val="2"/>
          <w:numId w:val="6"/>
        </w:num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sidRPr="00E85388">
        <w:rPr>
          <w:rFonts w:ascii="Times New Roman" w:eastAsia="Times New Roman" w:hAnsi="Times New Roman" w:cs="Times New Roman"/>
          <w:b/>
          <w:color w:val="000000"/>
          <w:sz w:val="24"/>
          <w:szCs w:val="24"/>
        </w:rPr>
        <w:t>Muestra</w:t>
      </w:r>
    </w:p>
    <w:p w14:paraId="65AB4A6B" w14:textId="372B0868" w:rsidR="002448D1" w:rsidRPr="00E85388" w:rsidRDefault="00522FB2" w:rsidP="00060676">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sidRPr="00E85388">
        <w:rPr>
          <w:rFonts w:ascii="Times New Roman" w:eastAsia="Times New Roman" w:hAnsi="Times New Roman" w:cs="Times New Roman"/>
          <w:color w:val="000000"/>
          <w:sz w:val="24"/>
          <w:szCs w:val="24"/>
        </w:rPr>
        <w:t xml:space="preserve">La muestra estará </w:t>
      </w:r>
      <w:r w:rsidRPr="00E85388">
        <w:rPr>
          <w:rFonts w:ascii="Times New Roman" w:eastAsia="Times New Roman" w:hAnsi="Times New Roman" w:cs="Times New Roman"/>
          <w:sz w:val="24"/>
          <w:szCs w:val="24"/>
        </w:rPr>
        <w:t xml:space="preserve">compuesta por </w:t>
      </w:r>
      <w:ins w:id="45" w:author="Jorge Condori" w:date="2025-06-21T19:47:00Z">
        <w:r w:rsidR="00E9357A">
          <w:rPr>
            <w:rFonts w:ascii="Times New Roman" w:eastAsia="Times New Roman" w:hAnsi="Times New Roman" w:cs="Times New Roman"/>
            <w:sz w:val="24"/>
            <w:szCs w:val="24"/>
          </w:rPr>
          <w:t>15</w:t>
        </w:r>
      </w:ins>
      <w:ins w:id="46" w:author="Jorge Condori" w:date="2025-06-21T19:04:00Z">
        <w:r w:rsidR="00893EF8">
          <w:rPr>
            <w:rFonts w:ascii="Times New Roman" w:eastAsia="Times New Roman" w:hAnsi="Times New Roman" w:cs="Times New Roman"/>
            <w:sz w:val="24"/>
            <w:szCs w:val="24"/>
          </w:rPr>
          <w:t xml:space="preserve">0 plantas, 10 plantas por cada unidad experimental en el cual estrán distribuidos los </w:t>
        </w:r>
      </w:ins>
      <w:r w:rsidRPr="00E85388">
        <w:rPr>
          <w:rFonts w:ascii="Times New Roman" w:eastAsia="Times New Roman" w:hAnsi="Times New Roman" w:cs="Times New Roman"/>
          <w:sz w:val="24"/>
          <w:szCs w:val="24"/>
        </w:rPr>
        <w:t>cinco cultivares comerciales o experimentales de beterra</w:t>
      </w:r>
      <w:del w:id="47" w:author="Jorge Condori" w:date="2025-06-21T19:04:00Z">
        <w:r w:rsidRPr="00E85388" w:rsidDel="00893EF8">
          <w:rPr>
            <w:rFonts w:ascii="Times New Roman" w:eastAsia="Times New Roman" w:hAnsi="Times New Roman" w:cs="Times New Roman"/>
            <w:sz w:val="24"/>
            <w:szCs w:val="24"/>
          </w:rPr>
          <w:delText>, cultivados en parcelas experimentales</w:delText>
        </w:r>
      </w:del>
      <w:r w:rsidRPr="00E85388">
        <w:rPr>
          <w:rFonts w:ascii="Times New Roman" w:eastAsia="Times New Roman" w:hAnsi="Times New Roman" w:cs="Times New Roman"/>
          <w:sz w:val="24"/>
          <w:szCs w:val="24"/>
        </w:rPr>
        <w:t>.</w:t>
      </w:r>
    </w:p>
    <w:p w14:paraId="7752C8E7" w14:textId="77777777" w:rsidR="002448D1" w:rsidRPr="00E85388" w:rsidRDefault="00522FB2" w:rsidP="00060676">
      <w:pPr>
        <w:numPr>
          <w:ilvl w:val="2"/>
          <w:numId w:val="6"/>
        </w:num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sidRPr="00E85388">
        <w:rPr>
          <w:rFonts w:ascii="Times New Roman" w:eastAsia="Times New Roman" w:hAnsi="Times New Roman" w:cs="Times New Roman"/>
          <w:b/>
          <w:color w:val="000000"/>
          <w:sz w:val="24"/>
          <w:szCs w:val="24"/>
        </w:rPr>
        <w:t xml:space="preserve">Muestreo </w:t>
      </w:r>
    </w:p>
    <w:p w14:paraId="3DF2448C" w14:textId="77777777" w:rsidR="002448D1" w:rsidRPr="00E85388" w:rsidRDefault="00522FB2" w:rsidP="00060676">
      <w:pPr>
        <w:pBdr>
          <w:top w:val="nil"/>
          <w:left w:val="nil"/>
          <w:bottom w:val="nil"/>
          <w:right w:val="nil"/>
          <w:between w:val="nil"/>
        </w:pBdr>
        <w:spacing w:after="0" w:line="360" w:lineRule="auto"/>
        <w:ind w:left="720"/>
        <w:jc w:val="both"/>
        <w:rPr>
          <w:rFonts w:ascii="Times New Roman" w:eastAsia="Times New Roman" w:hAnsi="Times New Roman" w:cs="Times New Roman"/>
          <w:b/>
          <w:sz w:val="24"/>
          <w:szCs w:val="24"/>
        </w:rPr>
      </w:pPr>
      <w:r w:rsidRPr="00E85388">
        <w:rPr>
          <w:rFonts w:ascii="Times New Roman" w:eastAsia="Times New Roman" w:hAnsi="Times New Roman" w:cs="Times New Roman"/>
          <w:sz w:val="24"/>
          <w:szCs w:val="24"/>
        </w:rPr>
        <w:t>Se utilizará un muestreo aleatorio simple, evaluando al menos 10 plantas por unidad experimental para asegurar la representatividad estadística de las observaciones.</w:t>
      </w:r>
    </w:p>
    <w:p w14:paraId="123C87CD" w14:textId="77777777" w:rsidR="002448D1" w:rsidRPr="00E85388" w:rsidRDefault="00522FB2" w:rsidP="00060676">
      <w:pPr>
        <w:pStyle w:val="Ttulo2"/>
        <w:numPr>
          <w:ilvl w:val="1"/>
          <w:numId w:val="6"/>
        </w:numPr>
        <w:spacing w:line="360" w:lineRule="auto"/>
        <w:ind w:left="1080" w:hanging="360"/>
        <w:jc w:val="both"/>
      </w:pPr>
      <w:r w:rsidRPr="00E85388">
        <w:t xml:space="preserve"> Variables de estudio</w:t>
      </w:r>
    </w:p>
    <w:p w14:paraId="37328E41" w14:textId="77777777" w:rsidR="002448D1" w:rsidRPr="00E85388" w:rsidRDefault="00522FB2" w:rsidP="00060676">
      <w:pPr>
        <w:numPr>
          <w:ilvl w:val="2"/>
          <w:numId w:val="6"/>
        </w:num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sidRPr="00E85388">
        <w:rPr>
          <w:rFonts w:ascii="Times New Roman" w:eastAsia="Times New Roman" w:hAnsi="Times New Roman" w:cs="Times New Roman"/>
          <w:b/>
          <w:color w:val="000000"/>
          <w:sz w:val="24"/>
          <w:szCs w:val="24"/>
        </w:rPr>
        <w:t>Variables independientes</w:t>
      </w:r>
    </w:p>
    <w:p w14:paraId="298811BB" w14:textId="77777777" w:rsidR="002448D1" w:rsidRPr="00E85388" w:rsidRDefault="00522FB2" w:rsidP="00060676">
      <w:pPr>
        <w:numPr>
          <w:ilvl w:val="0"/>
          <w:numId w:val="4"/>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color w:val="000000"/>
          <w:sz w:val="24"/>
          <w:szCs w:val="24"/>
        </w:rPr>
        <w:t>Cultivares de beterraga</w:t>
      </w:r>
    </w:p>
    <w:p w14:paraId="641CFCA9" w14:textId="77777777" w:rsidR="002448D1" w:rsidRPr="00E85388" w:rsidRDefault="00522FB2" w:rsidP="00060676">
      <w:pPr>
        <w:numPr>
          <w:ilvl w:val="0"/>
          <w:numId w:val="4"/>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color w:val="000000"/>
          <w:sz w:val="24"/>
          <w:szCs w:val="24"/>
        </w:rPr>
        <w:t xml:space="preserve">Condiciones </w:t>
      </w:r>
      <w:r w:rsidRPr="00E85388">
        <w:rPr>
          <w:rFonts w:ascii="Times New Roman" w:eastAsia="Times New Roman" w:hAnsi="Times New Roman" w:cs="Times New Roman"/>
          <w:sz w:val="24"/>
          <w:szCs w:val="24"/>
        </w:rPr>
        <w:t>edafoclimáticas</w:t>
      </w:r>
      <w:r w:rsidRPr="00E85388">
        <w:rPr>
          <w:rFonts w:ascii="Times New Roman" w:eastAsia="Times New Roman" w:hAnsi="Times New Roman" w:cs="Times New Roman"/>
          <w:color w:val="000000"/>
          <w:sz w:val="24"/>
          <w:szCs w:val="24"/>
        </w:rPr>
        <w:t xml:space="preserve"> de Chachapoyas, Amazonas</w:t>
      </w:r>
    </w:p>
    <w:p w14:paraId="4715D568" w14:textId="77777777" w:rsidR="002448D1" w:rsidRPr="00E85388" w:rsidRDefault="00522FB2" w:rsidP="00060676">
      <w:pPr>
        <w:numPr>
          <w:ilvl w:val="2"/>
          <w:numId w:val="6"/>
        </w:num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sidRPr="00E85388">
        <w:rPr>
          <w:rFonts w:ascii="Times New Roman" w:eastAsia="Times New Roman" w:hAnsi="Times New Roman" w:cs="Times New Roman"/>
          <w:b/>
          <w:color w:val="000000"/>
          <w:sz w:val="24"/>
          <w:szCs w:val="24"/>
        </w:rPr>
        <w:t>Variables dependientes</w:t>
      </w:r>
    </w:p>
    <w:p w14:paraId="2BA8D3D8" w14:textId="77777777" w:rsidR="002448D1" w:rsidRPr="00E85388" w:rsidRDefault="00522FB2" w:rsidP="00060676">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sidRPr="00E85388">
        <w:rPr>
          <w:rFonts w:ascii="Times New Roman" w:eastAsia="Times New Roman" w:hAnsi="Times New Roman" w:cs="Times New Roman"/>
          <w:color w:val="000000"/>
          <w:sz w:val="24"/>
          <w:szCs w:val="24"/>
        </w:rPr>
        <w:t>Parámetros fenológicos</w:t>
      </w:r>
    </w:p>
    <w:p w14:paraId="06D3CFE0" w14:textId="77777777" w:rsidR="002448D1" w:rsidRPr="00E85388" w:rsidRDefault="00522FB2" w:rsidP="00060676">
      <w:pPr>
        <w:numPr>
          <w:ilvl w:val="0"/>
          <w:numId w:val="2"/>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color w:val="000000"/>
          <w:sz w:val="24"/>
          <w:szCs w:val="24"/>
        </w:rPr>
        <w:t>Días a la emergencia</w:t>
      </w:r>
    </w:p>
    <w:p w14:paraId="06DA8604" w14:textId="77777777" w:rsidR="002448D1" w:rsidRPr="00E85388" w:rsidRDefault="00522FB2" w:rsidP="00060676">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Día de la aparición de hojas verdaderas</w:t>
      </w:r>
    </w:p>
    <w:p w14:paraId="0853FF6E" w14:textId="750E27E6" w:rsidR="002448D1" w:rsidRPr="00E85388" w:rsidRDefault="00522FB2" w:rsidP="00060676">
      <w:pPr>
        <w:numPr>
          <w:ilvl w:val="0"/>
          <w:numId w:val="2"/>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sz w:val="24"/>
          <w:szCs w:val="24"/>
        </w:rPr>
        <w:t>Días de formación del bulbo</w:t>
      </w:r>
      <w:r w:rsidR="00E85388">
        <w:rPr>
          <w:rFonts w:ascii="Times New Roman" w:eastAsia="Times New Roman" w:hAnsi="Times New Roman" w:cs="Times New Roman"/>
          <w:sz w:val="24"/>
          <w:szCs w:val="24"/>
        </w:rPr>
        <w:t xml:space="preserve"> </w:t>
      </w:r>
      <w:r w:rsidRPr="00E85388">
        <w:rPr>
          <w:rFonts w:ascii="Times New Roman" w:eastAsia="Times New Roman" w:hAnsi="Times New Roman" w:cs="Times New Roman"/>
          <w:sz w:val="24"/>
          <w:szCs w:val="24"/>
        </w:rPr>
        <w:t>(raíz engrosada)</w:t>
      </w:r>
    </w:p>
    <w:p w14:paraId="197AC660" w14:textId="77777777" w:rsidR="002448D1" w:rsidRPr="00E85388" w:rsidRDefault="00522FB2" w:rsidP="00060676">
      <w:pPr>
        <w:numPr>
          <w:ilvl w:val="0"/>
          <w:numId w:val="2"/>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color w:val="000000"/>
          <w:sz w:val="24"/>
          <w:szCs w:val="24"/>
        </w:rPr>
        <w:t>Días a la cosecha</w:t>
      </w:r>
    </w:p>
    <w:p w14:paraId="1619192F" w14:textId="2C5DB0FC" w:rsidR="002448D1" w:rsidRPr="00E85388" w:rsidRDefault="00436101" w:rsidP="00060676">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ins w:id="48" w:author="elda perez campos" w:date="2025-07-15T00:03:00Z">
        <w:r>
          <w:rPr>
            <w:rFonts w:ascii="Times New Roman" w:eastAsia="Times New Roman" w:hAnsi="Times New Roman" w:cs="Times New Roman"/>
            <w:color w:val="000000"/>
            <w:sz w:val="24"/>
            <w:szCs w:val="24"/>
          </w:rPr>
          <w:t>Descriptores</w:t>
        </w:r>
      </w:ins>
      <w:del w:id="49" w:author="elda perez campos" w:date="2025-07-15T00:03:00Z">
        <w:r w:rsidR="00E85388" w:rsidRPr="00E85388" w:rsidDel="00436101">
          <w:rPr>
            <w:rFonts w:ascii="Times New Roman" w:eastAsia="Times New Roman" w:hAnsi="Times New Roman" w:cs="Times New Roman"/>
            <w:color w:val="000000"/>
            <w:sz w:val="24"/>
            <w:szCs w:val="24"/>
          </w:rPr>
          <w:delText>Parámetros</w:delText>
        </w:r>
      </w:del>
      <w:r w:rsidR="00E85388" w:rsidRPr="00E85388">
        <w:rPr>
          <w:rFonts w:ascii="Times New Roman" w:eastAsia="Times New Roman" w:hAnsi="Times New Roman" w:cs="Times New Roman"/>
          <w:color w:val="000000"/>
          <w:sz w:val="24"/>
          <w:szCs w:val="24"/>
        </w:rPr>
        <w:t xml:space="preserve"> morfológicos</w:t>
      </w:r>
      <w:r w:rsidR="00522FB2" w:rsidRPr="00E85388">
        <w:rPr>
          <w:rFonts w:ascii="Times New Roman" w:eastAsia="Times New Roman" w:hAnsi="Times New Roman" w:cs="Times New Roman"/>
          <w:color w:val="000000"/>
          <w:sz w:val="24"/>
          <w:szCs w:val="24"/>
        </w:rPr>
        <w:t xml:space="preserve"> </w:t>
      </w:r>
    </w:p>
    <w:p w14:paraId="5BE7DE6A" w14:textId="77777777" w:rsidR="002448D1" w:rsidRPr="00E85388" w:rsidRDefault="00522FB2" w:rsidP="00060676">
      <w:pPr>
        <w:numPr>
          <w:ilvl w:val="0"/>
          <w:numId w:val="2"/>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color w:val="000000"/>
          <w:sz w:val="24"/>
          <w:szCs w:val="24"/>
        </w:rPr>
        <w:t xml:space="preserve">Altura de planta </w:t>
      </w:r>
    </w:p>
    <w:p w14:paraId="694C6724" w14:textId="77777777" w:rsidR="002448D1" w:rsidRPr="00E85388" w:rsidRDefault="00522FB2" w:rsidP="00060676">
      <w:pPr>
        <w:numPr>
          <w:ilvl w:val="0"/>
          <w:numId w:val="2"/>
        </w:numPr>
        <w:pBdr>
          <w:top w:val="nil"/>
          <w:left w:val="nil"/>
          <w:bottom w:val="nil"/>
          <w:right w:val="nil"/>
          <w:between w:val="nil"/>
        </w:pBdr>
        <w:spacing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color w:val="000000"/>
          <w:sz w:val="24"/>
          <w:szCs w:val="24"/>
        </w:rPr>
        <w:t>Número de hojas</w:t>
      </w:r>
    </w:p>
    <w:p w14:paraId="331DB9BA" w14:textId="77777777" w:rsidR="002448D1" w:rsidRPr="00E85388" w:rsidRDefault="00522FB2" w:rsidP="00060676">
      <w:pPr>
        <w:spacing w:line="360" w:lineRule="auto"/>
        <w:ind w:left="851"/>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Parámetros fisiológicos</w:t>
      </w:r>
    </w:p>
    <w:p w14:paraId="166AF2C2" w14:textId="77777777" w:rsidR="002448D1" w:rsidRPr="00E85388" w:rsidRDefault="00522FB2" w:rsidP="00060676">
      <w:pPr>
        <w:numPr>
          <w:ilvl w:val="0"/>
          <w:numId w:val="2"/>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color w:val="000000"/>
          <w:sz w:val="24"/>
          <w:szCs w:val="24"/>
        </w:rPr>
        <w:t>Fotosíntesis neta</w:t>
      </w:r>
    </w:p>
    <w:p w14:paraId="1FEFBC51" w14:textId="77777777" w:rsidR="002448D1" w:rsidRPr="00E85388" w:rsidRDefault="00522FB2" w:rsidP="00060676">
      <w:pPr>
        <w:numPr>
          <w:ilvl w:val="0"/>
          <w:numId w:val="2"/>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color w:val="000000"/>
          <w:sz w:val="24"/>
          <w:szCs w:val="24"/>
        </w:rPr>
        <w:t>Conductancia estomática</w:t>
      </w:r>
    </w:p>
    <w:p w14:paraId="4B183FF9" w14:textId="77777777" w:rsidR="002448D1" w:rsidRPr="00E85388" w:rsidRDefault="00522FB2" w:rsidP="00060676">
      <w:pPr>
        <w:numPr>
          <w:ilvl w:val="0"/>
          <w:numId w:val="2"/>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color w:val="000000"/>
          <w:sz w:val="24"/>
          <w:szCs w:val="24"/>
        </w:rPr>
        <w:t>Tasa de transpiración</w:t>
      </w:r>
    </w:p>
    <w:p w14:paraId="7C5B1768" w14:textId="77777777" w:rsidR="002448D1" w:rsidRPr="00E85388" w:rsidRDefault="00522FB2" w:rsidP="00060676">
      <w:pPr>
        <w:numPr>
          <w:ilvl w:val="0"/>
          <w:numId w:val="2"/>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color w:val="000000"/>
          <w:sz w:val="24"/>
          <w:szCs w:val="24"/>
        </w:rPr>
        <w:t>Eficiencia del uso del agua</w:t>
      </w:r>
    </w:p>
    <w:p w14:paraId="4D9DFCD2" w14:textId="77777777" w:rsidR="002448D1" w:rsidRPr="00E85388" w:rsidRDefault="00522FB2" w:rsidP="00060676">
      <w:pPr>
        <w:numPr>
          <w:ilvl w:val="0"/>
          <w:numId w:val="2"/>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color w:val="000000"/>
          <w:sz w:val="24"/>
          <w:szCs w:val="24"/>
        </w:rPr>
        <w:t>Fluorescencia de la clorofila a</w:t>
      </w:r>
    </w:p>
    <w:p w14:paraId="40F8F0DC" w14:textId="77777777" w:rsidR="002448D1" w:rsidRPr="00E85388" w:rsidRDefault="00522FB2" w:rsidP="00060676">
      <w:pPr>
        <w:numPr>
          <w:ilvl w:val="0"/>
          <w:numId w:val="2"/>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color w:val="000000"/>
          <w:sz w:val="24"/>
          <w:szCs w:val="24"/>
        </w:rPr>
        <w:t>Contenido de clorofila a</w:t>
      </w:r>
    </w:p>
    <w:p w14:paraId="293D0955" w14:textId="77777777" w:rsidR="002448D1" w:rsidRPr="00E85388" w:rsidRDefault="00522FB2" w:rsidP="00060676">
      <w:pPr>
        <w:numPr>
          <w:ilvl w:val="0"/>
          <w:numId w:val="2"/>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color w:val="000000"/>
          <w:sz w:val="24"/>
          <w:szCs w:val="24"/>
        </w:rPr>
        <w:lastRenderedPageBreak/>
        <w:t>Contenido de clorofila b</w:t>
      </w:r>
    </w:p>
    <w:p w14:paraId="259BBA74" w14:textId="77777777" w:rsidR="002448D1" w:rsidRPr="00E85388" w:rsidRDefault="00522FB2" w:rsidP="00060676">
      <w:pPr>
        <w:numPr>
          <w:ilvl w:val="0"/>
          <w:numId w:val="2"/>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color w:val="000000"/>
          <w:sz w:val="24"/>
          <w:szCs w:val="24"/>
        </w:rPr>
        <w:t>Contenido de carotenoides totales</w:t>
      </w:r>
    </w:p>
    <w:p w14:paraId="624CACEF" w14:textId="77777777" w:rsidR="002448D1" w:rsidRPr="00E85388" w:rsidRDefault="00522FB2" w:rsidP="00060676">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sidRPr="00E85388">
        <w:rPr>
          <w:rFonts w:ascii="Times New Roman" w:eastAsia="Times New Roman" w:hAnsi="Times New Roman" w:cs="Times New Roman"/>
          <w:color w:val="000000"/>
          <w:sz w:val="24"/>
          <w:szCs w:val="24"/>
        </w:rPr>
        <w:t>Indicadores de rendimiento</w:t>
      </w:r>
    </w:p>
    <w:p w14:paraId="329340E4" w14:textId="77777777" w:rsidR="002448D1" w:rsidRPr="00E85388" w:rsidRDefault="00522FB2" w:rsidP="00060676">
      <w:pPr>
        <w:numPr>
          <w:ilvl w:val="0"/>
          <w:numId w:val="3"/>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color w:val="000000"/>
          <w:sz w:val="24"/>
          <w:szCs w:val="24"/>
        </w:rPr>
        <w:t>Peso de raíz por planta</w:t>
      </w:r>
    </w:p>
    <w:p w14:paraId="562D2C2A" w14:textId="77777777" w:rsidR="002448D1" w:rsidRPr="00E85388" w:rsidRDefault="00522FB2" w:rsidP="00060676">
      <w:pPr>
        <w:numPr>
          <w:ilvl w:val="0"/>
          <w:numId w:val="3"/>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color w:val="000000"/>
          <w:sz w:val="24"/>
          <w:szCs w:val="24"/>
        </w:rPr>
        <w:t>Longitud de raíz</w:t>
      </w:r>
    </w:p>
    <w:p w14:paraId="1E043016" w14:textId="77777777" w:rsidR="002448D1" w:rsidRPr="00E85388" w:rsidRDefault="00522FB2" w:rsidP="00060676">
      <w:pPr>
        <w:numPr>
          <w:ilvl w:val="0"/>
          <w:numId w:val="3"/>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color w:val="000000"/>
          <w:sz w:val="24"/>
          <w:szCs w:val="24"/>
        </w:rPr>
        <w:t>Diámetro de raíz</w:t>
      </w:r>
    </w:p>
    <w:p w14:paraId="21B573E4" w14:textId="71162710" w:rsidR="002448D1" w:rsidRPr="00775CDD" w:rsidRDefault="00522FB2" w:rsidP="00060676">
      <w:pPr>
        <w:numPr>
          <w:ilvl w:val="0"/>
          <w:numId w:val="3"/>
        </w:numPr>
        <w:pBdr>
          <w:top w:val="nil"/>
          <w:left w:val="nil"/>
          <w:bottom w:val="nil"/>
          <w:right w:val="nil"/>
          <w:between w:val="nil"/>
        </w:pBdr>
        <w:spacing w:line="360" w:lineRule="auto"/>
        <w:jc w:val="both"/>
        <w:rPr>
          <w:ins w:id="50" w:author="Jorge Condori" w:date="2025-06-21T19:07:00Z"/>
          <w:rFonts w:ascii="Times New Roman" w:hAnsi="Times New Roman" w:cs="Times New Roman"/>
          <w:color w:val="000000"/>
          <w:sz w:val="24"/>
          <w:szCs w:val="24"/>
        </w:rPr>
      </w:pPr>
      <w:r w:rsidRPr="00E85388">
        <w:rPr>
          <w:rFonts w:ascii="Times New Roman" w:eastAsia="Times New Roman" w:hAnsi="Times New Roman" w:cs="Times New Roman"/>
          <w:color w:val="000000"/>
          <w:sz w:val="24"/>
          <w:szCs w:val="24"/>
        </w:rPr>
        <w:t xml:space="preserve">Rendimiento </w:t>
      </w:r>
      <w:del w:id="51" w:author="Jorge Condori" w:date="2025-06-21T19:06:00Z">
        <w:r w:rsidRPr="00E85388" w:rsidDel="00893EF8">
          <w:rPr>
            <w:rFonts w:ascii="Times New Roman" w:eastAsia="Times New Roman" w:hAnsi="Times New Roman" w:cs="Times New Roman"/>
            <w:color w:val="000000"/>
            <w:sz w:val="24"/>
            <w:szCs w:val="24"/>
          </w:rPr>
          <w:delText xml:space="preserve">de </w:delText>
        </w:r>
        <w:r w:rsidRPr="00E85388" w:rsidDel="00893EF8">
          <w:rPr>
            <w:rFonts w:ascii="Times New Roman" w:eastAsia="Times New Roman" w:hAnsi="Times New Roman" w:cs="Times New Roman"/>
            <w:sz w:val="24"/>
            <w:szCs w:val="24"/>
          </w:rPr>
          <w:delText>raíz</w:delText>
        </w:r>
        <w:r w:rsidRPr="00E85388" w:rsidDel="00893EF8">
          <w:rPr>
            <w:rFonts w:ascii="Times New Roman" w:eastAsia="Times New Roman" w:hAnsi="Times New Roman" w:cs="Times New Roman"/>
            <w:color w:val="000000"/>
            <w:sz w:val="24"/>
            <w:szCs w:val="24"/>
          </w:rPr>
          <w:delText xml:space="preserve"> </w:delText>
        </w:r>
      </w:del>
      <w:r w:rsidRPr="00E85388">
        <w:rPr>
          <w:rFonts w:ascii="Times New Roman" w:eastAsia="Times New Roman" w:hAnsi="Times New Roman" w:cs="Times New Roman"/>
          <w:color w:val="000000"/>
          <w:sz w:val="24"/>
          <w:szCs w:val="24"/>
        </w:rPr>
        <w:t>comercial</w:t>
      </w:r>
      <w:ins w:id="52" w:author="Jorge Condori" w:date="2025-06-21T19:07:00Z">
        <w:r w:rsidR="00893EF8">
          <w:rPr>
            <w:rFonts w:ascii="Times New Roman" w:eastAsia="Times New Roman" w:hAnsi="Times New Roman" w:cs="Times New Roman"/>
            <w:color w:val="000000"/>
            <w:sz w:val="24"/>
            <w:szCs w:val="24"/>
          </w:rPr>
          <w:t xml:space="preserve"> de raís</w:t>
        </w:r>
      </w:ins>
      <w:r w:rsidRPr="00E85388">
        <w:rPr>
          <w:rFonts w:ascii="Times New Roman" w:eastAsia="Times New Roman" w:hAnsi="Times New Roman" w:cs="Times New Roman"/>
          <w:color w:val="000000"/>
          <w:sz w:val="24"/>
          <w:szCs w:val="24"/>
        </w:rPr>
        <w:t xml:space="preserve"> (tn/ha)</w:t>
      </w:r>
    </w:p>
    <w:p w14:paraId="205BC9FA" w14:textId="78990B1F" w:rsidR="00893EF8" w:rsidRDefault="00893EF8" w:rsidP="00060676">
      <w:pPr>
        <w:pBdr>
          <w:top w:val="nil"/>
          <w:left w:val="nil"/>
          <w:bottom w:val="nil"/>
          <w:right w:val="nil"/>
          <w:between w:val="nil"/>
        </w:pBdr>
        <w:spacing w:line="360" w:lineRule="auto"/>
        <w:ind w:left="709"/>
        <w:jc w:val="both"/>
        <w:rPr>
          <w:ins w:id="53" w:author="Jorge Condori" w:date="2025-06-21T19:07:00Z"/>
          <w:rFonts w:ascii="Times New Roman" w:eastAsia="Times New Roman" w:hAnsi="Times New Roman" w:cs="Times New Roman"/>
          <w:color w:val="000000"/>
          <w:sz w:val="24"/>
          <w:szCs w:val="24"/>
        </w:rPr>
      </w:pPr>
      <w:ins w:id="54" w:author="Jorge Condori" w:date="2025-06-21T19:07:00Z">
        <w:r>
          <w:rPr>
            <w:rFonts w:ascii="Times New Roman" w:eastAsia="Times New Roman" w:hAnsi="Times New Roman" w:cs="Times New Roman"/>
            <w:color w:val="000000"/>
            <w:sz w:val="24"/>
            <w:szCs w:val="24"/>
          </w:rPr>
          <w:t>Parámetros de calidad</w:t>
        </w:r>
      </w:ins>
    </w:p>
    <w:p w14:paraId="50FE1832" w14:textId="2FA285D0" w:rsidR="00893EF8" w:rsidRPr="00775CDD" w:rsidRDefault="001F7EB3" w:rsidP="00060676">
      <w:pPr>
        <w:pStyle w:val="Prrafodelista"/>
        <w:numPr>
          <w:ilvl w:val="0"/>
          <w:numId w:val="10"/>
        </w:numPr>
        <w:pBdr>
          <w:top w:val="nil"/>
          <w:left w:val="nil"/>
          <w:bottom w:val="nil"/>
          <w:right w:val="nil"/>
          <w:between w:val="nil"/>
        </w:pBdr>
        <w:spacing w:line="360" w:lineRule="auto"/>
        <w:ind w:firstLine="273"/>
        <w:jc w:val="both"/>
        <w:rPr>
          <w:ins w:id="55" w:author="Jorge Condori" w:date="2025-06-21T19:07:00Z"/>
          <w:rFonts w:ascii="Times New Roman" w:eastAsia="Times New Roman" w:hAnsi="Times New Roman" w:cs="Times New Roman"/>
          <w:color w:val="000000"/>
          <w:sz w:val="24"/>
          <w:szCs w:val="24"/>
        </w:rPr>
      </w:pPr>
      <w:ins w:id="56" w:author="Jorge Condori" w:date="2025-06-21T19:18:00Z">
        <w:r>
          <w:rPr>
            <w:rFonts w:ascii="Times New Roman" w:eastAsia="Times New Roman" w:hAnsi="Times New Roman" w:cs="Times New Roman"/>
            <w:color w:val="000000"/>
            <w:sz w:val="24"/>
            <w:szCs w:val="24"/>
          </w:rPr>
          <w:t>% de m</w:t>
        </w:r>
      </w:ins>
      <w:ins w:id="57" w:author="Jorge Condori" w:date="2025-06-21T19:07:00Z">
        <w:r w:rsidR="00893EF8" w:rsidRPr="00775CDD">
          <w:rPr>
            <w:rFonts w:ascii="Times New Roman" w:eastAsia="Times New Roman" w:hAnsi="Times New Roman" w:cs="Times New Roman"/>
            <w:color w:val="000000"/>
            <w:sz w:val="24"/>
            <w:szCs w:val="24"/>
          </w:rPr>
          <w:t>ateria seca</w:t>
        </w:r>
      </w:ins>
    </w:p>
    <w:p w14:paraId="4BC63F2E" w14:textId="2566AA5B" w:rsidR="00893EF8" w:rsidRDefault="00893EF8" w:rsidP="00060676">
      <w:pPr>
        <w:pStyle w:val="Prrafodelista"/>
        <w:numPr>
          <w:ilvl w:val="0"/>
          <w:numId w:val="10"/>
        </w:numPr>
        <w:pBdr>
          <w:top w:val="nil"/>
          <w:left w:val="nil"/>
          <w:bottom w:val="nil"/>
          <w:right w:val="nil"/>
          <w:between w:val="nil"/>
        </w:pBdr>
        <w:spacing w:line="360" w:lineRule="auto"/>
        <w:ind w:firstLine="273"/>
        <w:jc w:val="both"/>
        <w:rPr>
          <w:ins w:id="58" w:author="Jorge Condori" w:date="2025-06-21T19:17:00Z"/>
          <w:rFonts w:ascii="Times New Roman" w:hAnsi="Times New Roman" w:cs="Times New Roman"/>
          <w:color w:val="000000"/>
          <w:sz w:val="24"/>
          <w:szCs w:val="24"/>
        </w:rPr>
      </w:pPr>
      <w:ins w:id="59" w:author="Jorge Condori" w:date="2025-06-21T19:07:00Z">
        <w:r>
          <w:rPr>
            <w:rFonts w:ascii="Times New Roman" w:hAnsi="Times New Roman" w:cs="Times New Roman"/>
            <w:color w:val="000000"/>
            <w:sz w:val="24"/>
            <w:szCs w:val="24"/>
          </w:rPr>
          <w:t xml:space="preserve">Contenido de </w:t>
        </w:r>
      </w:ins>
      <w:ins w:id="60" w:author="Jorge Condori" w:date="2025-06-21T19:17:00Z">
        <w:r w:rsidR="001F7EB3">
          <w:rPr>
            <w:rFonts w:ascii="Times New Roman" w:hAnsi="Times New Roman" w:cs="Times New Roman"/>
            <w:color w:val="000000"/>
            <w:sz w:val="24"/>
            <w:szCs w:val="24"/>
          </w:rPr>
          <w:t>proteínas totales</w:t>
        </w:r>
      </w:ins>
    </w:p>
    <w:p w14:paraId="5F605781" w14:textId="130F1155" w:rsidR="001F7EB3" w:rsidRDefault="001F7EB3" w:rsidP="00060676">
      <w:pPr>
        <w:pStyle w:val="Prrafodelista"/>
        <w:numPr>
          <w:ilvl w:val="0"/>
          <w:numId w:val="10"/>
        </w:numPr>
        <w:pBdr>
          <w:top w:val="nil"/>
          <w:left w:val="nil"/>
          <w:bottom w:val="nil"/>
          <w:right w:val="nil"/>
          <w:between w:val="nil"/>
        </w:pBdr>
        <w:spacing w:line="360" w:lineRule="auto"/>
        <w:ind w:firstLine="273"/>
        <w:jc w:val="both"/>
        <w:rPr>
          <w:ins w:id="61" w:author="Jorge Condori" w:date="2025-06-21T19:18:00Z"/>
          <w:rFonts w:ascii="Times New Roman" w:hAnsi="Times New Roman" w:cs="Times New Roman"/>
          <w:color w:val="000000"/>
          <w:sz w:val="24"/>
          <w:szCs w:val="24"/>
        </w:rPr>
      </w:pPr>
      <w:ins w:id="62" w:author="Jorge Condori" w:date="2025-06-21T19:17:00Z">
        <w:r>
          <w:rPr>
            <w:rFonts w:ascii="Times New Roman" w:hAnsi="Times New Roman" w:cs="Times New Roman"/>
            <w:color w:val="000000"/>
            <w:sz w:val="24"/>
            <w:szCs w:val="24"/>
          </w:rPr>
          <w:t>Contenido de aminoácidos totales</w:t>
        </w:r>
      </w:ins>
    </w:p>
    <w:p w14:paraId="63E4EF32" w14:textId="51577F43" w:rsidR="001F7EB3" w:rsidRDefault="001F7EB3" w:rsidP="00060676">
      <w:pPr>
        <w:pStyle w:val="Prrafodelista"/>
        <w:numPr>
          <w:ilvl w:val="0"/>
          <w:numId w:val="10"/>
        </w:numPr>
        <w:pBdr>
          <w:top w:val="nil"/>
          <w:left w:val="nil"/>
          <w:bottom w:val="nil"/>
          <w:right w:val="nil"/>
          <w:between w:val="nil"/>
        </w:pBdr>
        <w:spacing w:line="360" w:lineRule="auto"/>
        <w:ind w:firstLine="273"/>
        <w:jc w:val="both"/>
        <w:rPr>
          <w:ins w:id="63" w:author="Jorge Condori" w:date="2025-06-21T19:18:00Z"/>
          <w:rFonts w:ascii="Times New Roman" w:hAnsi="Times New Roman" w:cs="Times New Roman"/>
          <w:color w:val="000000"/>
          <w:sz w:val="24"/>
          <w:szCs w:val="24"/>
        </w:rPr>
      </w:pPr>
      <w:ins w:id="64" w:author="Jorge Condori" w:date="2025-06-21T19:18:00Z">
        <w:r>
          <w:rPr>
            <w:rFonts w:ascii="Times New Roman" w:hAnsi="Times New Roman" w:cs="Times New Roman"/>
            <w:color w:val="000000"/>
            <w:sz w:val="24"/>
            <w:szCs w:val="24"/>
          </w:rPr>
          <w:t>Contenido de almidón</w:t>
        </w:r>
      </w:ins>
    </w:p>
    <w:p w14:paraId="24941064" w14:textId="48A9C179" w:rsidR="001F7EB3" w:rsidRDefault="001F7EB3" w:rsidP="00060676">
      <w:pPr>
        <w:pStyle w:val="Prrafodelista"/>
        <w:numPr>
          <w:ilvl w:val="0"/>
          <w:numId w:val="10"/>
        </w:numPr>
        <w:pBdr>
          <w:top w:val="nil"/>
          <w:left w:val="nil"/>
          <w:bottom w:val="nil"/>
          <w:right w:val="nil"/>
          <w:between w:val="nil"/>
        </w:pBdr>
        <w:spacing w:line="360" w:lineRule="auto"/>
        <w:ind w:firstLine="273"/>
        <w:jc w:val="both"/>
        <w:rPr>
          <w:ins w:id="65" w:author="Jorge Condori" w:date="2025-06-21T19:35:00Z"/>
          <w:rFonts w:ascii="Times New Roman" w:hAnsi="Times New Roman" w:cs="Times New Roman"/>
          <w:color w:val="000000"/>
          <w:sz w:val="24"/>
          <w:szCs w:val="24"/>
        </w:rPr>
      </w:pPr>
      <w:ins w:id="66" w:author="Jorge Condori" w:date="2025-06-21T19:18:00Z">
        <w:r>
          <w:rPr>
            <w:rFonts w:ascii="Times New Roman" w:hAnsi="Times New Roman" w:cs="Times New Roman"/>
            <w:color w:val="000000"/>
            <w:sz w:val="24"/>
            <w:szCs w:val="24"/>
          </w:rPr>
          <w:t>Contenido de azúcares totales</w:t>
        </w:r>
      </w:ins>
    </w:p>
    <w:p w14:paraId="0848EEC6" w14:textId="490DCB51" w:rsidR="00726865" w:rsidRDefault="00726865" w:rsidP="00060676">
      <w:pPr>
        <w:pStyle w:val="Prrafodelista"/>
        <w:numPr>
          <w:ilvl w:val="0"/>
          <w:numId w:val="10"/>
        </w:numPr>
        <w:pBdr>
          <w:top w:val="nil"/>
          <w:left w:val="nil"/>
          <w:bottom w:val="nil"/>
          <w:right w:val="nil"/>
          <w:between w:val="nil"/>
        </w:pBdr>
        <w:spacing w:line="360" w:lineRule="auto"/>
        <w:ind w:firstLine="273"/>
        <w:jc w:val="both"/>
        <w:rPr>
          <w:ins w:id="67" w:author="Jorge Condori" w:date="2025-06-21T19:35:00Z"/>
          <w:rFonts w:ascii="Times New Roman" w:hAnsi="Times New Roman" w:cs="Times New Roman"/>
          <w:color w:val="000000"/>
          <w:sz w:val="24"/>
          <w:szCs w:val="24"/>
        </w:rPr>
      </w:pPr>
      <w:ins w:id="68" w:author="Jorge Condori" w:date="2025-06-21T19:35:00Z">
        <w:r>
          <w:rPr>
            <w:rFonts w:ascii="Times New Roman" w:hAnsi="Times New Roman" w:cs="Times New Roman"/>
            <w:color w:val="000000"/>
            <w:sz w:val="24"/>
            <w:szCs w:val="24"/>
          </w:rPr>
          <w:t>Contenido de fenoles totales</w:t>
        </w:r>
      </w:ins>
    </w:p>
    <w:p w14:paraId="237EA628" w14:textId="55E439EA" w:rsidR="00726865" w:rsidRPr="00775CDD" w:rsidRDefault="00726865" w:rsidP="00060676">
      <w:pPr>
        <w:pStyle w:val="Prrafodelista"/>
        <w:numPr>
          <w:ilvl w:val="0"/>
          <w:numId w:val="10"/>
        </w:numPr>
        <w:pBdr>
          <w:top w:val="nil"/>
          <w:left w:val="nil"/>
          <w:bottom w:val="nil"/>
          <w:right w:val="nil"/>
          <w:between w:val="nil"/>
        </w:pBdr>
        <w:spacing w:line="360" w:lineRule="auto"/>
        <w:ind w:firstLine="273"/>
        <w:jc w:val="both"/>
        <w:rPr>
          <w:rFonts w:ascii="Times New Roman" w:hAnsi="Times New Roman" w:cs="Times New Roman"/>
          <w:color w:val="000000"/>
          <w:sz w:val="24"/>
          <w:szCs w:val="24"/>
        </w:rPr>
      </w:pPr>
      <w:ins w:id="69" w:author="Jorge Condori" w:date="2025-06-21T19:38:00Z">
        <w:r>
          <w:rPr>
            <w:rFonts w:ascii="Times New Roman" w:hAnsi="Times New Roman" w:cs="Times New Roman"/>
            <w:color w:val="000000"/>
            <w:sz w:val="24"/>
            <w:szCs w:val="24"/>
          </w:rPr>
          <w:t>Contenido de betacianinas</w:t>
        </w:r>
      </w:ins>
    </w:p>
    <w:p w14:paraId="492BB8A3" w14:textId="53FC94B4" w:rsidR="002448D1" w:rsidRPr="000406A3" w:rsidRDefault="00EB69EA" w:rsidP="00060676">
      <w:pPr>
        <w:pStyle w:val="Ttulo2"/>
        <w:keepNext w:val="0"/>
        <w:keepLines w:val="0"/>
        <w:spacing w:before="360" w:after="80" w:line="360" w:lineRule="auto"/>
        <w:ind w:left="960" w:hanging="480"/>
        <w:jc w:val="both"/>
        <w:rPr>
          <w:bCs/>
        </w:rPr>
      </w:pPr>
      <w:bookmarkStart w:id="70" w:name="_95sydbupudmj" w:colFirst="0" w:colLast="0"/>
      <w:bookmarkEnd w:id="70"/>
      <w:ins w:id="71" w:author="elda perez campos" w:date="2025-07-14T23:52:00Z">
        <w:r w:rsidRPr="00EB69EA">
          <w:rPr>
            <w:bCs/>
            <w:rPrChange w:id="72" w:author="elda perez campos" w:date="2025-07-14T23:52:00Z">
              <w:rPr>
                <w:b w:val="0"/>
              </w:rPr>
            </w:rPrChange>
          </w:rPr>
          <w:t xml:space="preserve">6.4. </w:t>
        </w:r>
      </w:ins>
      <w:del w:id="73" w:author="elda perez campos" w:date="2025-07-14T23:52:00Z">
        <w:r w:rsidR="00522FB2" w:rsidRPr="000406A3" w:rsidDel="00EB69EA">
          <w:rPr>
            <w:bCs/>
          </w:rPr>
          <w:delText>6.</w:delText>
        </w:r>
      </w:del>
      <w:del w:id="74" w:author="elda perez campos" w:date="2025-07-14T23:51:00Z">
        <w:r w:rsidR="00522FB2" w:rsidRPr="000406A3" w:rsidDel="00EB69EA">
          <w:rPr>
            <w:bCs/>
          </w:rPr>
          <w:delText>2</w:delText>
        </w:r>
        <w:r w:rsidR="00522FB2" w:rsidRPr="00EB69EA" w:rsidDel="00EB69EA">
          <w:rPr>
            <w:bCs/>
            <w:rPrChange w:id="75" w:author="elda perez campos" w:date="2025-07-14T23:52:00Z">
              <w:rPr>
                <w:b w:val="0"/>
              </w:rPr>
            </w:rPrChange>
          </w:rPr>
          <w:delText xml:space="preserve">  </w:delText>
        </w:r>
      </w:del>
      <w:del w:id="76" w:author="elda perez campos" w:date="2025-07-14T23:52:00Z">
        <w:r w:rsidR="00522FB2" w:rsidRPr="00EB69EA" w:rsidDel="00EB69EA">
          <w:rPr>
            <w:bCs/>
            <w:rPrChange w:id="77" w:author="elda perez campos" w:date="2025-07-14T23:52:00Z">
              <w:rPr>
                <w:b w:val="0"/>
              </w:rPr>
            </w:rPrChange>
          </w:rPr>
          <w:delText xml:space="preserve">   </w:delText>
        </w:r>
      </w:del>
      <w:r w:rsidR="00522FB2" w:rsidRPr="00EB69EA">
        <w:rPr>
          <w:bCs/>
          <w:rPrChange w:id="78" w:author="elda perez campos" w:date="2025-07-14T23:52:00Z">
            <w:rPr>
              <w:b w:val="0"/>
            </w:rPr>
          </w:rPrChange>
        </w:rPr>
        <w:t xml:space="preserve"> </w:t>
      </w:r>
      <w:r w:rsidR="00522FB2" w:rsidRPr="000406A3">
        <w:rPr>
          <w:bCs/>
        </w:rPr>
        <w:t>Métodos</w:t>
      </w:r>
    </w:p>
    <w:p w14:paraId="2D5711A5" w14:textId="564CB391" w:rsidR="002448D1" w:rsidRPr="00EB69EA" w:rsidDel="0081385D" w:rsidRDefault="00522FB2" w:rsidP="0081385D">
      <w:pPr>
        <w:spacing w:before="240" w:after="240" w:line="360" w:lineRule="auto"/>
        <w:ind w:left="720"/>
        <w:jc w:val="both"/>
        <w:rPr>
          <w:del w:id="79" w:author="elda perez campos" w:date="2025-07-14T23:36:00Z"/>
          <w:rFonts w:ascii="Times New Roman" w:eastAsia="Times New Roman" w:hAnsi="Times New Roman" w:cs="Times New Roman"/>
          <w:b/>
          <w:sz w:val="24"/>
          <w:szCs w:val="24"/>
          <w:rPrChange w:id="80" w:author="elda perez campos" w:date="2025-07-14T23:52:00Z">
            <w:rPr>
              <w:del w:id="81" w:author="elda perez campos" w:date="2025-07-14T23:36:00Z"/>
              <w:rFonts w:ascii="Times New Roman" w:eastAsia="Times New Roman" w:hAnsi="Times New Roman" w:cs="Times New Roman"/>
              <w:sz w:val="24"/>
              <w:szCs w:val="24"/>
            </w:rPr>
          </w:rPrChange>
        </w:rPr>
      </w:pPr>
      <w:r w:rsidRPr="000406A3">
        <w:rPr>
          <w:rFonts w:ascii="Times New Roman" w:eastAsia="Times New Roman" w:hAnsi="Times New Roman" w:cs="Times New Roman"/>
          <w:b/>
          <w:sz w:val="24"/>
          <w:szCs w:val="24"/>
        </w:rPr>
        <w:t>6.</w:t>
      </w:r>
      <w:ins w:id="82" w:author="elda perez campos" w:date="2025-07-14T23:52:00Z">
        <w:r w:rsidR="00EB69EA" w:rsidRPr="00EB69EA">
          <w:rPr>
            <w:rFonts w:ascii="Times New Roman" w:eastAsia="Times New Roman" w:hAnsi="Times New Roman" w:cs="Times New Roman"/>
            <w:b/>
            <w:sz w:val="24"/>
            <w:szCs w:val="24"/>
            <w:rPrChange w:id="83" w:author="elda perez campos" w:date="2025-07-14T23:52:00Z">
              <w:rPr>
                <w:rFonts w:ascii="Times New Roman" w:eastAsia="Times New Roman" w:hAnsi="Times New Roman" w:cs="Times New Roman"/>
                <w:sz w:val="24"/>
                <w:szCs w:val="24"/>
              </w:rPr>
            </w:rPrChange>
          </w:rPr>
          <w:t>4.1.</w:t>
        </w:r>
      </w:ins>
      <w:del w:id="84" w:author="elda perez campos" w:date="2025-07-14T23:52:00Z">
        <w:r w:rsidRPr="000406A3" w:rsidDel="00EB69EA">
          <w:rPr>
            <w:rFonts w:ascii="Times New Roman" w:eastAsia="Times New Roman" w:hAnsi="Times New Roman" w:cs="Times New Roman"/>
            <w:b/>
            <w:sz w:val="24"/>
            <w:szCs w:val="24"/>
          </w:rPr>
          <w:delText>2.2</w:delText>
        </w:r>
        <w:r w:rsidRPr="00EB69EA" w:rsidDel="00EB69EA">
          <w:rPr>
            <w:rFonts w:ascii="Times New Roman" w:eastAsia="Times New Roman" w:hAnsi="Times New Roman" w:cs="Times New Roman"/>
            <w:b/>
            <w:sz w:val="24"/>
            <w:szCs w:val="24"/>
            <w:rPrChange w:id="85" w:author="elda perez campos" w:date="2025-07-14T23:52:00Z">
              <w:rPr>
                <w:rFonts w:ascii="Times New Roman" w:eastAsia="Times New Roman" w:hAnsi="Times New Roman" w:cs="Times New Roman"/>
                <w:sz w:val="24"/>
                <w:szCs w:val="24"/>
              </w:rPr>
            </w:rPrChange>
          </w:rPr>
          <w:delText xml:space="preserve">     </w:delText>
        </w:r>
      </w:del>
      <w:r w:rsidRPr="00EB69EA">
        <w:rPr>
          <w:rFonts w:ascii="Times New Roman" w:eastAsia="Times New Roman" w:hAnsi="Times New Roman" w:cs="Times New Roman"/>
          <w:b/>
          <w:sz w:val="24"/>
          <w:szCs w:val="24"/>
          <w:rPrChange w:id="86" w:author="elda perez campos" w:date="2025-07-14T23:52:00Z">
            <w:rPr>
              <w:rFonts w:ascii="Times New Roman" w:eastAsia="Times New Roman" w:hAnsi="Times New Roman" w:cs="Times New Roman"/>
              <w:sz w:val="24"/>
              <w:szCs w:val="24"/>
            </w:rPr>
          </w:rPrChange>
        </w:rPr>
        <w:t xml:space="preserve">   </w:t>
      </w:r>
      <w:r w:rsidRPr="000406A3">
        <w:rPr>
          <w:rFonts w:ascii="Times New Roman" w:eastAsia="Times New Roman" w:hAnsi="Times New Roman" w:cs="Times New Roman"/>
          <w:b/>
          <w:sz w:val="24"/>
          <w:szCs w:val="24"/>
        </w:rPr>
        <w:t xml:space="preserve">Diseño de la investigación  </w:t>
      </w:r>
    </w:p>
    <w:p w14:paraId="1A5889E0" w14:textId="77777777" w:rsidR="0081385D" w:rsidRPr="000406A3" w:rsidRDefault="0081385D" w:rsidP="00060676">
      <w:pPr>
        <w:spacing w:before="240" w:after="240" w:line="360" w:lineRule="auto"/>
        <w:ind w:left="720"/>
        <w:jc w:val="both"/>
        <w:rPr>
          <w:ins w:id="87" w:author="elda perez campos" w:date="2025-07-14T23:36:00Z"/>
          <w:rFonts w:ascii="Times New Roman" w:eastAsia="Times New Roman" w:hAnsi="Times New Roman" w:cs="Times New Roman"/>
          <w:b/>
          <w:sz w:val="24"/>
          <w:szCs w:val="24"/>
        </w:rPr>
      </w:pPr>
    </w:p>
    <w:p w14:paraId="004CA4E9" w14:textId="159B3426" w:rsidR="002448D1" w:rsidRPr="00E85388" w:rsidRDefault="00522FB2" w:rsidP="0081385D">
      <w:pPr>
        <w:spacing w:before="240" w:after="240" w:line="360" w:lineRule="auto"/>
        <w:ind w:left="720"/>
        <w:jc w:val="both"/>
        <w:rPr>
          <w:rFonts w:ascii="Times New Roman" w:eastAsia="Times New Roman" w:hAnsi="Times New Roman" w:cs="Times New Roman"/>
          <w:sz w:val="24"/>
          <w:szCs w:val="24"/>
        </w:rPr>
        <w:pPrChange w:id="88" w:author="elda perez campos" w:date="2025-07-14T23:36:00Z">
          <w:pPr>
            <w:spacing w:before="240" w:after="240" w:line="360" w:lineRule="auto"/>
            <w:jc w:val="both"/>
          </w:pPr>
        </w:pPrChange>
      </w:pPr>
      <w:r w:rsidRPr="00E85388">
        <w:rPr>
          <w:rFonts w:ascii="Times New Roman" w:eastAsia="Times New Roman" w:hAnsi="Times New Roman" w:cs="Times New Roman"/>
          <w:sz w:val="24"/>
          <w:szCs w:val="24"/>
        </w:rPr>
        <w:t xml:space="preserve">Se instalará un experimento, bajo un diseño de bloques completamente al azar (DBCA), conformado por cinco tratamientos distribuídos en </w:t>
      </w:r>
      <w:ins w:id="89" w:author="Jorge Condori" w:date="2025-06-21T19:48:00Z">
        <w:r w:rsidR="00E9357A">
          <w:rPr>
            <w:rFonts w:ascii="Times New Roman" w:eastAsia="Times New Roman" w:hAnsi="Times New Roman" w:cs="Times New Roman"/>
            <w:sz w:val="24"/>
            <w:szCs w:val="24"/>
          </w:rPr>
          <w:t>tres</w:t>
        </w:r>
      </w:ins>
      <w:del w:id="90" w:author="Jorge Condori" w:date="2025-06-21T19:48:00Z">
        <w:r w:rsidRPr="00E85388" w:rsidDel="00E9357A">
          <w:rPr>
            <w:rFonts w:ascii="Times New Roman" w:eastAsia="Times New Roman" w:hAnsi="Times New Roman" w:cs="Times New Roman"/>
            <w:sz w:val="24"/>
            <w:szCs w:val="24"/>
          </w:rPr>
          <w:delText>cuatro</w:delText>
        </w:r>
      </w:del>
      <w:r w:rsidRPr="00E85388">
        <w:rPr>
          <w:rFonts w:ascii="Times New Roman" w:eastAsia="Times New Roman" w:hAnsi="Times New Roman" w:cs="Times New Roman"/>
          <w:sz w:val="24"/>
          <w:szCs w:val="24"/>
        </w:rPr>
        <w:t xml:space="preserve"> bloques, con un total de </w:t>
      </w:r>
      <w:ins w:id="91" w:author="Jorge Condori" w:date="2025-06-21T19:48:00Z">
        <w:r w:rsidR="00E9357A">
          <w:rPr>
            <w:rFonts w:ascii="Times New Roman" w:eastAsia="Times New Roman" w:hAnsi="Times New Roman" w:cs="Times New Roman"/>
            <w:sz w:val="24"/>
            <w:szCs w:val="24"/>
          </w:rPr>
          <w:t>15</w:t>
        </w:r>
      </w:ins>
      <w:del w:id="92" w:author="Jorge Condori" w:date="2025-06-21T19:48:00Z">
        <w:r w:rsidRPr="00E85388" w:rsidDel="00E9357A">
          <w:rPr>
            <w:rFonts w:ascii="Times New Roman" w:eastAsia="Times New Roman" w:hAnsi="Times New Roman" w:cs="Times New Roman"/>
            <w:sz w:val="24"/>
            <w:szCs w:val="24"/>
          </w:rPr>
          <w:delText>20</w:delText>
        </w:r>
      </w:del>
      <w:r w:rsidRPr="00E85388">
        <w:rPr>
          <w:rFonts w:ascii="Times New Roman" w:eastAsia="Times New Roman" w:hAnsi="Times New Roman" w:cs="Times New Roman"/>
          <w:sz w:val="24"/>
          <w:szCs w:val="24"/>
        </w:rPr>
        <w:t xml:space="preserve"> unidades experimentales.</w:t>
      </w:r>
    </w:p>
    <w:p w14:paraId="175F3A71" w14:textId="63653B72" w:rsidR="002448D1" w:rsidRPr="00E85388" w:rsidRDefault="00522FB2" w:rsidP="00F06783">
      <w:pPr>
        <w:spacing w:before="240" w:after="240" w:line="360" w:lineRule="auto"/>
        <w:ind w:firstLine="720"/>
        <w:jc w:val="both"/>
        <w:rPr>
          <w:rFonts w:ascii="Times New Roman" w:eastAsia="Times New Roman" w:hAnsi="Times New Roman" w:cs="Times New Roman"/>
          <w:i/>
          <w:sz w:val="24"/>
          <w:szCs w:val="24"/>
        </w:rPr>
        <w:pPrChange w:id="93" w:author="elda perez campos" w:date="2025-07-15T00:13:00Z">
          <w:pPr>
            <w:spacing w:before="240" w:after="240" w:line="360" w:lineRule="auto"/>
            <w:jc w:val="both"/>
          </w:pPr>
        </w:pPrChange>
      </w:pPr>
      <w:r w:rsidRPr="00E85388">
        <w:rPr>
          <w:rFonts w:ascii="Times New Roman" w:eastAsia="Times New Roman" w:hAnsi="Times New Roman" w:cs="Times New Roman"/>
          <w:b/>
          <w:i/>
          <w:sz w:val="24"/>
          <w:szCs w:val="24"/>
        </w:rPr>
        <w:t xml:space="preserve">Tabla 01. </w:t>
      </w:r>
      <w:r w:rsidRPr="00E85388">
        <w:rPr>
          <w:rFonts w:ascii="Times New Roman" w:eastAsia="Times New Roman" w:hAnsi="Times New Roman" w:cs="Times New Roman"/>
          <w:i/>
          <w:sz w:val="24"/>
          <w:szCs w:val="24"/>
        </w:rPr>
        <w:t>Tratamientos del experimento.</w:t>
      </w:r>
    </w:p>
    <w:tbl>
      <w:tblPr>
        <w:tblStyle w:val="a"/>
        <w:tblW w:w="6120" w:type="dxa"/>
        <w:tblInd w:w="900" w:type="dxa"/>
        <w:tblBorders>
          <w:top w:val="nil"/>
          <w:left w:val="nil"/>
          <w:bottom w:val="nil"/>
          <w:right w:val="nil"/>
          <w:insideH w:val="nil"/>
          <w:insideV w:val="nil"/>
        </w:tblBorders>
        <w:tblLayout w:type="fixed"/>
        <w:tblLook w:val="0600" w:firstRow="0" w:lastRow="0" w:firstColumn="0" w:lastColumn="0" w:noHBand="1" w:noVBand="1"/>
        <w:tblPrChange w:id="94" w:author="elda perez campos" w:date="2025-07-15T00:13:00Z">
          <w:tblPr>
            <w:tblStyle w:val="a"/>
            <w:tblW w:w="6120" w:type="dxa"/>
            <w:tblInd w:w="0" w:type="dxa"/>
            <w:tblBorders>
              <w:top w:val="nil"/>
              <w:left w:val="nil"/>
              <w:bottom w:val="nil"/>
              <w:right w:val="nil"/>
              <w:insideH w:val="nil"/>
              <w:insideV w:val="nil"/>
            </w:tblBorders>
            <w:tblLayout w:type="fixed"/>
            <w:tblLook w:val="0600" w:firstRow="0" w:lastRow="0" w:firstColumn="0" w:lastColumn="0" w:noHBand="1" w:noVBand="1"/>
          </w:tblPr>
        </w:tblPrChange>
      </w:tblPr>
      <w:tblGrid>
        <w:gridCol w:w="3060"/>
        <w:gridCol w:w="3060"/>
        <w:tblGridChange w:id="95">
          <w:tblGrid>
            <w:gridCol w:w="3060"/>
            <w:gridCol w:w="3060"/>
          </w:tblGrid>
        </w:tblGridChange>
      </w:tblGrid>
      <w:tr w:rsidR="002448D1" w:rsidRPr="00E85388" w14:paraId="5DFC63EF" w14:textId="77777777" w:rsidTr="00F06783">
        <w:trPr>
          <w:trHeight w:val="270"/>
          <w:trPrChange w:id="96" w:author="elda perez campos" w:date="2025-07-15T00:13:00Z">
            <w:trPr>
              <w:trHeight w:val="270"/>
            </w:trPr>
          </w:trPrChange>
        </w:trPr>
        <w:tc>
          <w:tcPr>
            <w:tcW w:w="30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Change w:id="97" w:author="elda perez campos" w:date="2025-07-15T00:13:00Z">
              <w:tcPr>
                <w:tcW w:w="30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tcPrChange>
          </w:tcPr>
          <w:p w14:paraId="3B51B295" w14:textId="77777777" w:rsidR="002448D1" w:rsidRPr="00E85388" w:rsidRDefault="00522FB2" w:rsidP="00060676">
            <w:pPr>
              <w:spacing w:before="240" w:after="0" w:line="360" w:lineRule="auto"/>
              <w:jc w:val="center"/>
              <w:rPr>
                <w:rFonts w:ascii="Times New Roman" w:eastAsia="Times New Roman" w:hAnsi="Times New Roman" w:cs="Times New Roman"/>
                <w:b/>
                <w:sz w:val="24"/>
                <w:szCs w:val="24"/>
              </w:rPr>
              <w:pPrChange w:id="98" w:author="elda perez campos" w:date="2025-07-14T22:36:00Z">
                <w:pPr>
                  <w:spacing w:before="240" w:after="0" w:line="256" w:lineRule="auto"/>
                  <w:jc w:val="center"/>
                </w:pPr>
              </w:pPrChange>
            </w:pPr>
            <w:r w:rsidRPr="00E85388">
              <w:rPr>
                <w:rFonts w:ascii="Times New Roman" w:eastAsia="Times New Roman" w:hAnsi="Times New Roman" w:cs="Times New Roman"/>
                <w:b/>
                <w:sz w:val="24"/>
                <w:szCs w:val="24"/>
              </w:rPr>
              <w:t>Tratamientos</w:t>
            </w:r>
          </w:p>
        </w:tc>
        <w:tc>
          <w:tcPr>
            <w:tcW w:w="30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Change w:id="99" w:author="elda perez campos" w:date="2025-07-15T00:13:00Z">
              <w:tcPr>
                <w:tcW w:w="30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tcPrChange>
          </w:tcPr>
          <w:p w14:paraId="483CC272" w14:textId="0576A188" w:rsidR="002448D1" w:rsidRPr="00E85388" w:rsidRDefault="00522FB2" w:rsidP="00060676">
            <w:pPr>
              <w:spacing w:before="240" w:after="0" w:line="360" w:lineRule="auto"/>
              <w:jc w:val="center"/>
              <w:rPr>
                <w:rFonts w:ascii="Times New Roman" w:eastAsia="Times New Roman" w:hAnsi="Times New Roman" w:cs="Times New Roman"/>
                <w:b/>
                <w:sz w:val="24"/>
                <w:szCs w:val="24"/>
              </w:rPr>
              <w:pPrChange w:id="100" w:author="elda perez campos" w:date="2025-07-14T22:36:00Z">
                <w:pPr>
                  <w:spacing w:before="240" w:after="0" w:line="256" w:lineRule="auto"/>
                  <w:jc w:val="center"/>
                </w:pPr>
              </w:pPrChange>
            </w:pPr>
            <w:r w:rsidRPr="00E85388">
              <w:rPr>
                <w:rFonts w:ascii="Times New Roman" w:eastAsia="Times New Roman" w:hAnsi="Times New Roman" w:cs="Times New Roman"/>
                <w:b/>
                <w:sz w:val="24"/>
                <w:szCs w:val="24"/>
              </w:rPr>
              <w:t>Descripción</w:t>
            </w:r>
          </w:p>
        </w:tc>
      </w:tr>
      <w:tr w:rsidR="002448D1" w:rsidRPr="00E85388" w14:paraId="40BED379" w14:textId="77777777" w:rsidTr="00F06783">
        <w:trPr>
          <w:trHeight w:val="270"/>
          <w:trPrChange w:id="101" w:author="elda perez campos" w:date="2025-07-15T00:13:00Z">
            <w:trPr>
              <w:trHeight w:val="270"/>
            </w:trPr>
          </w:trPrChange>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Change w:id="102" w:author="elda perez campos" w:date="2025-07-15T00:13:00Z">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tcPrChange>
          </w:tcPr>
          <w:p w14:paraId="36929D78" w14:textId="77777777" w:rsidR="002448D1" w:rsidRPr="00E85388" w:rsidRDefault="00522FB2" w:rsidP="00060676">
            <w:pPr>
              <w:spacing w:before="240" w:after="0" w:line="360" w:lineRule="auto"/>
              <w:jc w:val="center"/>
              <w:rPr>
                <w:rFonts w:ascii="Times New Roman" w:eastAsia="Times New Roman" w:hAnsi="Times New Roman" w:cs="Times New Roman"/>
                <w:sz w:val="24"/>
                <w:szCs w:val="24"/>
              </w:rPr>
              <w:pPrChange w:id="103" w:author="elda perez campos" w:date="2025-07-14T22:36:00Z">
                <w:pPr>
                  <w:spacing w:before="240" w:after="0" w:line="256" w:lineRule="auto"/>
                  <w:jc w:val="center"/>
                </w:pPr>
              </w:pPrChange>
            </w:pPr>
            <w:r w:rsidRPr="00E85388">
              <w:rPr>
                <w:rFonts w:ascii="Times New Roman" w:eastAsia="Times New Roman" w:hAnsi="Times New Roman" w:cs="Times New Roman"/>
                <w:sz w:val="24"/>
                <w:szCs w:val="24"/>
              </w:rPr>
              <w:t>T1</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Change w:id="104" w:author="elda perez campos" w:date="2025-07-15T00:13:00Z">
              <w:tcPr>
                <w:tcW w:w="3060" w:type="dxa"/>
                <w:tcBorders>
                  <w:top w:val="nil"/>
                  <w:left w:val="nil"/>
                  <w:bottom w:val="single" w:sz="6" w:space="0" w:color="000000"/>
                  <w:right w:val="single" w:sz="6" w:space="0" w:color="000000"/>
                </w:tcBorders>
                <w:tcMar>
                  <w:top w:w="0" w:type="dxa"/>
                  <w:left w:w="100" w:type="dxa"/>
                  <w:bottom w:w="0" w:type="dxa"/>
                  <w:right w:w="100" w:type="dxa"/>
                </w:tcMar>
              </w:tcPr>
            </w:tcPrChange>
          </w:tcPr>
          <w:p w14:paraId="31AFCFAC" w14:textId="3FE5C535" w:rsidR="002448D1" w:rsidRPr="00E85388" w:rsidRDefault="00522FB2" w:rsidP="00060676">
            <w:pPr>
              <w:spacing w:before="240" w:after="0" w:line="360" w:lineRule="auto"/>
              <w:jc w:val="center"/>
              <w:rPr>
                <w:rFonts w:ascii="Times New Roman" w:eastAsia="Times New Roman" w:hAnsi="Times New Roman" w:cs="Times New Roman"/>
                <w:sz w:val="24"/>
                <w:szCs w:val="24"/>
              </w:rPr>
              <w:pPrChange w:id="105" w:author="elda perez campos" w:date="2025-07-14T22:36:00Z">
                <w:pPr>
                  <w:spacing w:before="240" w:after="0" w:line="256" w:lineRule="auto"/>
                  <w:jc w:val="center"/>
                </w:pPr>
              </w:pPrChange>
            </w:pPr>
            <w:r w:rsidRPr="00E85388">
              <w:rPr>
                <w:rFonts w:ascii="Times New Roman" w:eastAsia="Times New Roman" w:hAnsi="Times New Roman" w:cs="Times New Roman"/>
                <w:sz w:val="24"/>
                <w:szCs w:val="24"/>
              </w:rPr>
              <w:t>Cultivar 1</w:t>
            </w:r>
          </w:p>
        </w:tc>
      </w:tr>
      <w:tr w:rsidR="002448D1" w:rsidRPr="00E85388" w14:paraId="4701D4B4" w14:textId="77777777" w:rsidTr="00F06783">
        <w:trPr>
          <w:trHeight w:val="270"/>
          <w:trPrChange w:id="106" w:author="elda perez campos" w:date="2025-07-15T00:13:00Z">
            <w:trPr>
              <w:trHeight w:val="270"/>
            </w:trPr>
          </w:trPrChange>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Change w:id="107" w:author="elda perez campos" w:date="2025-07-15T00:13:00Z">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tcPrChange>
          </w:tcPr>
          <w:p w14:paraId="73C3A890" w14:textId="77777777" w:rsidR="002448D1" w:rsidRPr="00E85388" w:rsidRDefault="00522FB2" w:rsidP="00060676">
            <w:pPr>
              <w:spacing w:before="240" w:after="0" w:line="360" w:lineRule="auto"/>
              <w:jc w:val="center"/>
              <w:rPr>
                <w:rFonts w:ascii="Times New Roman" w:eastAsia="Times New Roman" w:hAnsi="Times New Roman" w:cs="Times New Roman"/>
                <w:sz w:val="24"/>
                <w:szCs w:val="24"/>
              </w:rPr>
              <w:pPrChange w:id="108" w:author="elda perez campos" w:date="2025-07-14T22:36:00Z">
                <w:pPr>
                  <w:spacing w:before="240" w:after="0" w:line="256" w:lineRule="auto"/>
                  <w:jc w:val="center"/>
                </w:pPr>
              </w:pPrChange>
            </w:pPr>
            <w:r w:rsidRPr="00E85388">
              <w:rPr>
                <w:rFonts w:ascii="Times New Roman" w:eastAsia="Times New Roman" w:hAnsi="Times New Roman" w:cs="Times New Roman"/>
                <w:sz w:val="24"/>
                <w:szCs w:val="24"/>
              </w:rPr>
              <w:t>T2</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Change w:id="109" w:author="elda perez campos" w:date="2025-07-15T00:13:00Z">
              <w:tcPr>
                <w:tcW w:w="3060" w:type="dxa"/>
                <w:tcBorders>
                  <w:top w:val="nil"/>
                  <w:left w:val="nil"/>
                  <w:bottom w:val="single" w:sz="6" w:space="0" w:color="000000"/>
                  <w:right w:val="single" w:sz="6" w:space="0" w:color="000000"/>
                </w:tcBorders>
                <w:tcMar>
                  <w:top w:w="0" w:type="dxa"/>
                  <w:left w:w="100" w:type="dxa"/>
                  <w:bottom w:w="0" w:type="dxa"/>
                  <w:right w:w="100" w:type="dxa"/>
                </w:tcMar>
              </w:tcPr>
            </w:tcPrChange>
          </w:tcPr>
          <w:p w14:paraId="342693D3" w14:textId="77777777" w:rsidR="002448D1" w:rsidRPr="00E85388" w:rsidRDefault="00522FB2" w:rsidP="00060676">
            <w:pPr>
              <w:spacing w:before="240" w:after="0" w:line="360" w:lineRule="auto"/>
              <w:jc w:val="center"/>
              <w:rPr>
                <w:rFonts w:ascii="Times New Roman" w:eastAsia="Times New Roman" w:hAnsi="Times New Roman" w:cs="Times New Roman"/>
                <w:sz w:val="24"/>
                <w:szCs w:val="24"/>
              </w:rPr>
              <w:pPrChange w:id="110" w:author="elda perez campos" w:date="2025-07-14T22:36:00Z">
                <w:pPr>
                  <w:spacing w:before="240" w:after="0" w:line="256" w:lineRule="auto"/>
                  <w:jc w:val="center"/>
                </w:pPr>
              </w:pPrChange>
            </w:pPr>
            <w:r w:rsidRPr="00E85388">
              <w:rPr>
                <w:rFonts w:ascii="Times New Roman" w:eastAsia="Times New Roman" w:hAnsi="Times New Roman" w:cs="Times New Roman"/>
                <w:sz w:val="24"/>
                <w:szCs w:val="24"/>
              </w:rPr>
              <w:t>Cultivar 2</w:t>
            </w:r>
          </w:p>
        </w:tc>
      </w:tr>
      <w:tr w:rsidR="002448D1" w:rsidRPr="00E85388" w14:paraId="71BDEBDC" w14:textId="77777777" w:rsidTr="00F06783">
        <w:trPr>
          <w:trHeight w:val="270"/>
          <w:trPrChange w:id="111" w:author="elda perez campos" w:date="2025-07-15T00:13:00Z">
            <w:trPr>
              <w:trHeight w:val="270"/>
            </w:trPr>
          </w:trPrChange>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Change w:id="112" w:author="elda perez campos" w:date="2025-07-15T00:13:00Z">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tcPrChange>
          </w:tcPr>
          <w:p w14:paraId="2C49C912" w14:textId="77777777" w:rsidR="002448D1" w:rsidRPr="00E85388" w:rsidRDefault="00522FB2" w:rsidP="00060676">
            <w:pPr>
              <w:spacing w:before="240" w:after="0" w:line="360" w:lineRule="auto"/>
              <w:jc w:val="center"/>
              <w:rPr>
                <w:rFonts w:ascii="Times New Roman" w:eastAsia="Times New Roman" w:hAnsi="Times New Roman" w:cs="Times New Roman"/>
                <w:sz w:val="24"/>
                <w:szCs w:val="24"/>
              </w:rPr>
              <w:pPrChange w:id="113" w:author="elda perez campos" w:date="2025-07-14T22:36:00Z">
                <w:pPr>
                  <w:spacing w:before="240" w:after="0" w:line="256" w:lineRule="auto"/>
                  <w:jc w:val="center"/>
                </w:pPr>
              </w:pPrChange>
            </w:pPr>
            <w:r w:rsidRPr="00E85388">
              <w:rPr>
                <w:rFonts w:ascii="Times New Roman" w:eastAsia="Times New Roman" w:hAnsi="Times New Roman" w:cs="Times New Roman"/>
                <w:sz w:val="24"/>
                <w:szCs w:val="24"/>
              </w:rPr>
              <w:t>T3</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Change w:id="114" w:author="elda perez campos" w:date="2025-07-15T00:13:00Z">
              <w:tcPr>
                <w:tcW w:w="3060" w:type="dxa"/>
                <w:tcBorders>
                  <w:top w:val="nil"/>
                  <w:left w:val="nil"/>
                  <w:bottom w:val="single" w:sz="6" w:space="0" w:color="000000"/>
                  <w:right w:val="single" w:sz="6" w:space="0" w:color="000000"/>
                </w:tcBorders>
                <w:tcMar>
                  <w:top w:w="0" w:type="dxa"/>
                  <w:left w:w="100" w:type="dxa"/>
                  <w:bottom w:w="0" w:type="dxa"/>
                  <w:right w:w="100" w:type="dxa"/>
                </w:tcMar>
              </w:tcPr>
            </w:tcPrChange>
          </w:tcPr>
          <w:p w14:paraId="25B37C8D" w14:textId="77777777" w:rsidR="002448D1" w:rsidRPr="00E85388" w:rsidRDefault="00522FB2" w:rsidP="00060676">
            <w:pPr>
              <w:spacing w:before="240" w:after="0" w:line="360" w:lineRule="auto"/>
              <w:jc w:val="center"/>
              <w:rPr>
                <w:rFonts w:ascii="Times New Roman" w:eastAsia="Times New Roman" w:hAnsi="Times New Roman" w:cs="Times New Roman"/>
                <w:sz w:val="24"/>
                <w:szCs w:val="24"/>
              </w:rPr>
              <w:pPrChange w:id="115" w:author="elda perez campos" w:date="2025-07-14T22:36:00Z">
                <w:pPr>
                  <w:spacing w:before="240" w:after="0" w:line="256" w:lineRule="auto"/>
                  <w:jc w:val="center"/>
                </w:pPr>
              </w:pPrChange>
            </w:pPr>
            <w:r w:rsidRPr="00E85388">
              <w:rPr>
                <w:rFonts w:ascii="Times New Roman" w:eastAsia="Times New Roman" w:hAnsi="Times New Roman" w:cs="Times New Roman"/>
                <w:sz w:val="24"/>
                <w:szCs w:val="24"/>
              </w:rPr>
              <w:t>Cultivar 3</w:t>
            </w:r>
          </w:p>
        </w:tc>
      </w:tr>
      <w:tr w:rsidR="002448D1" w:rsidRPr="00E85388" w14:paraId="6965052D" w14:textId="77777777" w:rsidTr="00F06783">
        <w:trPr>
          <w:trHeight w:val="270"/>
          <w:trPrChange w:id="116" w:author="elda perez campos" w:date="2025-07-15T00:13:00Z">
            <w:trPr>
              <w:trHeight w:val="270"/>
            </w:trPr>
          </w:trPrChange>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Change w:id="117" w:author="elda perez campos" w:date="2025-07-15T00:13:00Z">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tcPrChange>
          </w:tcPr>
          <w:p w14:paraId="1E0E516F" w14:textId="77777777" w:rsidR="002448D1" w:rsidRPr="00E85388" w:rsidRDefault="00522FB2" w:rsidP="00060676">
            <w:pPr>
              <w:spacing w:before="240" w:after="0" w:line="360" w:lineRule="auto"/>
              <w:jc w:val="center"/>
              <w:rPr>
                <w:rFonts w:ascii="Times New Roman" w:eastAsia="Times New Roman" w:hAnsi="Times New Roman" w:cs="Times New Roman"/>
                <w:sz w:val="24"/>
                <w:szCs w:val="24"/>
              </w:rPr>
              <w:pPrChange w:id="118" w:author="elda perez campos" w:date="2025-07-14T22:36:00Z">
                <w:pPr>
                  <w:spacing w:before="240" w:after="0" w:line="256" w:lineRule="auto"/>
                  <w:jc w:val="center"/>
                </w:pPr>
              </w:pPrChange>
            </w:pPr>
            <w:r w:rsidRPr="00E85388">
              <w:rPr>
                <w:rFonts w:ascii="Times New Roman" w:eastAsia="Times New Roman" w:hAnsi="Times New Roman" w:cs="Times New Roman"/>
                <w:sz w:val="24"/>
                <w:szCs w:val="24"/>
              </w:rPr>
              <w:t>T4</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Change w:id="119" w:author="elda perez campos" w:date="2025-07-15T00:13:00Z">
              <w:tcPr>
                <w:tcW w:w="3060" w:type="dxa"/>
                <w:tcBorders>
                  <w:top w:val="nil"/>
                  <w:left w:val="nil"/>
                  <w:bottom w:val="single" w:sz="6" w:space="0" w:color="000000"/>
                  <w:right w:val="single" w:sz="6" w:space="0" w:color="000000"/>
                </w:tcBorders>
                <w:tcMar>
                  <w:top w:w="0" w:type="dxa"/>
                  <w:left w:w="100" w:type="dxa"/>
                  <w:bottom w:w="0" w:type="dxa"/>
                  <w:right w:w="100" w:type="dxa"/>
                </w:tcMar>
              </w:tcPr>
            </w:tcPrChange>
          </w:tcPr>
          <w:p w14:paraId="2656C234" w14:textId="77777777" w:rsidR="002448D1" w:rsidRPr="00E85388" w:rsidRDefault="00522FB2" w:rsidP="00060676">
            <w:pPr>
              <w:spacing w:before="240" w:after="0" w:line="360" w:lineRule="auto"/>
              <w:jc w:val="center"/>
              <w:rPr>
                <w:rFonts w:ascii="Times New Roman" w:eastAsia="Times New Roman" w:hAnsi="Times New Roman" w:cs="Times New Roman"/>
                <w:sz w:val="24"/>
                <w:szCs w:val="24"/>
              </w:rPr>
              <w:pPrChange w:id="120" w:author="elda perez campos" w:date="2025-07-14T22:36:00Z">
                <w:pPr>
                  <w:spacing w:before="240" w:after="0" w:line="256" w:lineRule="auto"/>
                  <w:jc w:val="center"/>
                </w:pPr>
              </w:pPrChange>
            </w:pPr>
            <w:r w:rsidRPr="00E85388">
              <w:rPr>
                <w:rFonts w:ascii="Times New Roman" w:eastAsia="Times New Roman" w:hAnsi="Times New Roman" w:cs="Times New Roman"/>
                <w:sz w:val="24"/>
                <w:szCs w:val="24"/>
              </w:rPr>
              <w:t>Cultivar 4</w:t>
            </w:r>
          </w:p>
        </w:tc>
      </w:tr>
      <w:tr w:rsidR="002448D1" w:rsidRPr="00E85388" w14:paraId="18A3181D" w14:textId="77777777" w:rsidTr="00F06783">
        <w:trPr>
          <w:trHeight w:val="270"/>
          <w:trPrChange w:id="121" w:author="elda perez campos" w:date="2025-07-15T00:13:00Z">
            <w:trPr>
              <w:trHeight w:val="270"/>
            </w:trPr>
          </w:trPrChange>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Change w:id="122" w:author="elda perez campos" w:date="2025-07-15T00:13:00Z">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tcPrChange>
          </w:tcPr>
          <w:p w14:paraId="638489B4" w14:textId="77777777" w:rsidR="002448D1" w:rsidRPr="00E85388" w:rsidRDefault="00522FB2" w:rsidP="00060676">
            <w:pPr>
              <w:spacing w:before="240" w:after="0" w:line="360" w:lineRule="auto"/>
              <w:jc w:val="center"/>
              <w:rPr>
                <w:rFonts w:ascii="Times New Roman" w:eastAsia="Times New Roman" w:hAnsi="Times New Roman" w:cs="Times New Roman"/>
                <w:sz w:val="24"/>
                <w:szCs w:val="24"/>
              </w:rPr>
              <w:pPrChange w:id="123" w:author="elda perez campos" w:date="2025-07-14T22:36:00Z">
                <w:pPr>
                  <w:spacing w:before="240" w:after="0" w:line="256" w:lineRule="auto"/>
                  <w:jc w:val="center"/>
                </w:pPr>
              </w:pPrChange>
            </w:pPr>
            <w:r w:rsidRPr="00E85388">
              <w:rPr>
                <w:rFonts w:ascii="Times New Roman" w:eastAsia="Times New Roman" w:hAnsi="Times New Roman" w:cs="Times New Roman"/>
                <w:sz w:val="24"/>
                <w:szCs w:val="24"/>
              </w:rPr>
              <w:lastRenderedPageBreak/>
              <w:t>T5</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Change w:id="124" w:author="elda perez campos" w:date="2025-07-15T00:13:00Z">
              <w:tcPr>
                <w:tcW w:w="3060" w:type="dxa"/>
                <w:tcBorders>
                  <w:top w:val="nil"/>
                  <w:left w:val="nil"/>
                  <w:bottom w:val="single" w:sz="6" w:space="0" w:color="000000"/>
                  <w:right w:val="single" w:sz="6" w:space="0" w:color="000000"/>
                </w:tcBorders>
                <w:tcMar>
                  <w:top w:w="0" w:type="dxa"/>
                  <w:left w:w="100" w:type="dxa"/>
                  <w:bottom w:w="0" w:type="dxa"/>
                  <w:right w:w="100" w:type="dxa"/>
                </w:tcMar>
              </w:tcPr>
            </w:tcPrChange>
          </w:tcPr>
          <w:p w14:paraId="6EA3AFFB" w14:textId="77777777" w:rsidR="002448D1" w:rsidRPr="00E85388" w:rsidRDefault="00522FB2" w:rsidP="00060676">
            <w:pPr>
              <w:spacing w:before="240" w:after="0" w:line="360" w:lineRule="auto"/>
              <w:jc w:val="center"/>
              <w:rPr>
                <w:rFonts w:ascii="Times New Roman" w:eastAsia="Times New Roman" w:hAnsi="Times New Roman" w:cs="Times New Roman"/>
                <w:sz w:val="24"/>
                <w:szCs w:val="24"/>
              </w:rPr>
              <w:pPrChange w:id="125" w:author="elda perez campos" w:date="2025-07-14T22:36:00Z">
                <w:pPr>
                  <w:spacing w:before="240" w:after="0" w:line="256" w:lineRule="auto"/>
                  <w:jc w:val="center"/>
                </w:pPr>
              </w:pPrChange>
            </w:pPr>
            <w:r w:rsidRPr="00E85388">
              <w:rPr>
                <w:rFonts w:ascii="Times New Roman" w:eastAsia="Times New Roman" w:hAnsi="Times New Roman" w:cs="Times New Roman"/>
                <w:sz w:val="24"/>
                <w:szCs w:val="24"/>
              </w:rPr>
              <w:t>Cultivar 5</w:t>
            </w:r>
          </w:p>
        </w:tc>
      </w:tr>
    </w:tbl>
    <w:p w14:paraId="43E0C19D" w14:textId="71594AC8" w:rsidR="002448D1" w:rsidRPr="00E85388" w:rsidRDefault="00522FB2" w:rsidP="001B0B21">
      <w:pPr>
        <w:rPr>
          <w:rFonts w:ascii="Times New Roman" w:eastAsia="Times New Roman" w:hAnsi="Times New Roman" w:cs="Times New Roman"/>
          <w:b/>
          <w:i/>
          <w:sz w:val="24"/>
          <w:szCs w:val="24"/>
        </w:rPr>
        <w:pPrChange w:id="126" w:author="elda perez campos" w:date="2025-07-14T22:53:00Z">
          <w:pPr>
            <w:spacing w:before="240" w:after="240" w:line="360" w:lineRule="auto"/>
            <w:jc w:val="both"/>
          </w:pPr>
        </w:pPrChange>
      </w:pPr>
      <w:del w:id="127" w:author="elda perez campos" w:date="2025-07-14T21:18:00Z">
        <w:r w:rsidRPr="00E85388" w:rsidDel="00F66F06">
          <w:rPr>
            <w:rFonts w:ascii="Times New Roman" w:eastAsia="Times New Roman" w:hAnsi="Times New Roman" w:cs="Times New Roman"/>
            <w:b/>
            <w:i/>
            <w:sz w:val="24"/>
            <w:szCs w:val="24"/>
          </w:rPr>
          <w:delText xml:space="preserve"> </w:delText>
        </w:r>
      </w:del>
    </w:p>
    <w:p w14:paraId="20707CE7" w14:textId="16AF1F6A" w:rsidR="002448D1" w:rsidRPr="00E85388" w:rsidRDefault="00522FB2" w:rsidP="00060676">
      <w:pPr>
        <w:spacing w:before="200" w:after="200" w:line="360" w:lineRule="auto"/>
        <w:ind w:left="1440" w:hanging="720"/>
        <w:jc w:val="both"/>
        <w:rPr>
          <w:rFonts w:ascii="Times New Roman" w:eastAsia="Times New Roman" w:hAnsi="Times New Roman" w:cs="Times New Roman"/>
          <w:b/>
          <w:sz w:val="24"/>
          <w:szCs w:val="24"/>
        </w:rPr>
      </w:pPr>
      <w:r w:rsidRPr="000406A3">
        <w:rPr>
          <w:rFonts w:ascii="Times New Roman" w:eastAsia="Times New Roman" w:hAnsi="Times New Roman" w:cs="Times New Roman"/>
          <w:b/>
          <w:bCs/>
          <w:sz w:val="24"/>
          <w:szCs w:val="24"/>
        </w:rPr>
        <w:t>6.</w:t>
      </w:r>
      <w:ins w:id="128" w:author="elda perez campos" w:date="2025-07-14T23:52:00Z">
        <w:r w:rsidR="00EB69EA" w:rsidRPr="00EB69EA">
          <w:rPr>
            <w:rFonts w:ascii="Times New Roman" w:eastAsia="Times New Roman" w:hAnsi="Times New Roman" w:cs="Times New Roman"/>
            <w:b/>
            <w:bCs/>
            <w:sz w:val="24"/>
            <w:szCs w:val="24"/>
            <w:rPrChange w:id="129" w:author="elda perez campos" w:date="2025-07-14T23:52:00Z">
              <w:rPr>
                <w:rFonts w:ascii="Times New Roman" w:eastAsia="Times New Roman" w:hAnsi="Times New Roman" w:cs="Times New Roman"/>
                <w:sz w:val="24"/>
                <w:szCs w:val="24"/>
              </w:rPr>
            </w:rPrChange>
          </w:rPr>
          <w:t>4.2.</w:t>
        </w:r>
      </w:ins>
      <w:del w:id="130" w:author="elda perez campos" w:date="2025-07-14T23:52:00Z">
        <w:r w:rsidRPr="000406A3" w:rsidDel="00EB69EA">
          <w:rPr>
            <w:rFonts w:ascii="Times New Roman" w:eastAsia="Times New Roman" w:hAnsi="Times New Roman" w:cs="Times New Roman"/>
            <w:b/>
            <w:bCs/>
            <w:sz w:val="24"/>
            <w:szCs w:val="24"/>
          </w:rPr>
          <w:delText>2.3</w:delText>
        </w:r>
        <w:r w:rsidRPr="00EB69EA" w:rsidDel="00EB69EA">
          <w:rPr>
            <w:rFonts w:ascii="Times New Roman" w:eastAsia="Times New Roman" w:hAnsi="Times New Roman" w:cs="Times New Roman"/>
            <w:b/>
            <w:bCs/>
            <w:sz w:val="24"/>
            <w:szCs w:val="24"/>
            <w:rPrChange w:id="131" w:author="elda perez campos" w:date="2025-07-14T23:52:00Z">
              <w:rPr>
                <w:rFonts w:ascii="Times New Roman" w:eastAsia="Times New Roman" w:hAnsi="Times New Roman" w:cs="Times New Roman"/>
                <w:sz w:val="24"/>
                <w:szCs w:val="24"/>
              </w:rPr>
            </w:rPrChange>
          </w:rPr>
          <w:delText xml:space="preserve"> </w:delText>
        </w:r>
      </w:del>
      <w:r w:rsidRPr="00EB69EA">
        <w:rPr>
          <w:rFonts w:ascii="Times New Roman" w:eastAsia="Times New Roman" w:hAnsi="Times New Roman" w:cs="Times New Roman"/>
          <w:b/>
          <w:bCs/>
          <w:sz w:val="24"/>
          <w:szCs w:val="24"/>
          <w:rPrChange w:id="132" w:author="elda perez campos" w:date="2025-07-14T23:52:00Z">
            <w:rPr>
              <w:rFonts w:ascii="Times New Roman" w:eastAsia="Times New Roman" w:hAnsi="Times New Roman" w:cs="Times New Roman"/>
              <w:sz w:val="24"/>
              <w:szCs w:val="24"/>
            </w:rPr>
          </w:rPrChange>
        </w:rPr>
        <w:t xml:space="preserve">       </w:t>
      </w:r>
      <w:r w:rsidRPr="000406A3">
        <w:rPr>
          <w:rFonts w:ascii="Times New Roman" w:eastAsia="Times New Roman" w:hAnsi="Times New Roman" w:cs="Times New Roman"/>
          <w:b/>
          <w:bCs/>
          <w:sz w:val="24"/>
          <w:szCs w:val="24"/>
        </w:rPr>
        <w:t>Distribución d</w:t>
      </w:r>
      <w:r w:rsidRPr="00E85388">
        <w:rPr>
          <w:rFonts w:ascii="Times New Roman" w:eastAsia="Times New Roman" w:hAnsi="Times New Roman" w:cs="Times New Roman"/>
          <w:b/>
          <w:sz w:val="24"/>
          <w:szCs w:val="24"/>
        </w:rPr>
        <w:t>e los tratamientos</w:t>
      </w:r>
    </w:p>
    <w:p w14:paraId="16746DBB" w14:textId="3DF6270F" w:rsidR="002448D1" w:rsidRPr="00E85388" w:rsidRDefault="00894F5E" w:rsidP="00060676">
      <w:pPr>
        <w:spacing w:before="200" w:after="200" w:line="360" w:lineRule="auto"/>
        <w:jc w:val="both"/>
        <w:rPr>
          <w:rFonts w:ascii="Times New Roman" w:eastAsia="Times New Roman" w:hAnsi="Times New Roman" w:cs="Times New Roman"/>
          <w:b/>
          <w:sz w:val="24"/>
          <w:szCs w:val="24"/>
        </w:rPr>
      </w:pPr>
      <w:ins w:id="133" w:author="elda perez campos" w:date="2025-07-15T00:11:00Z">
        <w:r>
          <w:rPr>
            <w:noProof/>
          </w:rPr>
          <w:drawing>
            <wp:anchor distT="0" distB="0" distL="114300" distR="114300" simplePos="0" relativeHeight="251663360" behindDoc="0" locked="0" layoutInCell="1" allowOverlap="1" wp14:anchorId="619A35F7" wp14:editId="27454AB2">
              <wp:simplePos x="0" y="0"/>
              <wp:positionH relativeFrom="margin">
                <wp:align>right</wp:align>
              </wp:positionH>
              <wp:positionV relativeFrom="paragraph">
                <wp:posOffset>11430</wp:posOffset>
              </wp:positionV>
              <wp:extent cx="5399405" cy="2619375"/>
              <wp:effectExtent l="0" t="0" r="0" b="952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399405" cy="2619375"/>
                      </a:xfrm>
                      <a:prstGeom prst="rect">
                        <a:avLst/>
                      </a:prstGeom>
                    </pic:spPr>
                  </pic:pic>
                </a:graphicData>
              </a:graphic>
            </wp:anchor>
          </w:drawing>
        </w:r>
      </w:ins>
      <w:r w:rsidR="00522FB2" w:rsidRPr="00E85388">
        <w:rPr>
          <w:rFonts w:ascii="Times New Roman" w:eastAsia="Times New Roman" w:hAnsi="Times New Roman" w:cs="Times New Roman"/>
          <w:b/>
          <w:sz w:val="24"/>
          <w:szCs w:val="24"/>
        </w:rPr>
        <w:t xml:space="preserve"> </w:t>
      </w:r>
    </w:p>
    <w:p w14:paraId="0BA2612C" w14:textId="02B097D3" w:rsidR="002448D1" w:rsidRPr="00E85388" w:rsidRDefault="00522FB2" w:rsidP="00060676">
      <w:pPr>
        <w:spacing w:before="200" w:after="200" w:line="360" w:lineRule="auto"/>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 xml:space="preserve"> </w:t>
      </w:r>
    </w:p>
    <w:p w14:paraId="6F769E56" w14:textId="71697933" w:rsidR="002448D1" w:rsidRDefault="00522FB2" w:rsidP="00060676">
      <w:pPr>
        <w:spacing w:before="200" w:after="200" w:line="360" w:lineRule="auto"/>
        <w:jc w:val="both"/>
        <w:rPr>
          <w:ins w:id="134" w:author="elda perez campos" w:date="2025-07-14T21:16:00Z"/>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 xml:space="preserve"> </w:t>
      </w:r>
    </w:p>
    <w:p w14:paraId="765B8665" w14:textId="7C50BA41" w:rsidR="00F66F06" w:rsidRDefault="00F66F06" w:rsidP="00060676">
      <w:pPr>
        <w:spacing w:before="200" w:after="200" w:line="360" w:lineRule="auto"/>
        <w:jc w:val="both"/>
        <w:rPr>
          <w:ins w:id="135" w:author="elda perez campos" w:date="2025-07-14T21:16:00Z"/>
          <w:rFonts w:ascii="Times New Roman" w:eastAsia="Times New Roman" w:hAnsi="Times New Roman" w:cs="Times New Roman"/>
          <w:b/>
          <w:sz w:val="24"/>
          <w:szCs w:val="24"/>
        </w:rPr>
      </w:pPr>
    </w:p>
    <w:p w14:paraId="400654D6" w14:textId="37076C9E" w:rsidR="00F66F06" w:rsidRPr="00E85388" w:rsidDel="00F66F06" w:rsidRDefault="00F66F06" w:rsidP="00060676">
      <w:pPr>
        <w:spacing w:before="200" w:after="200" w:line="360" w:lineRule="auto"/>
        <w:jc w:val="both"/>
        <w:rPr>
          <w:del w:id="136" w:author="elda perez campos" w:date="2025-07-14T21:17:00Z"/>
          <w:rFonts w:ascii="Times New Roman" w:eastAsia="Times New Roman" w:hAnsi="Times New Roman" w:cs="Times New Roman"/>
          <w:b/>
          <w:sz w:val="24"/>
          <w:szCs w:val="24"/>
        </w:rPr>
      </w:pPr>
    </w:p>
    <w:p w14:paraId="22D5DC4C" w14:textId="77777777" w:rsidR="00F66F06" w:rsidRDefault="00F66F06" w:rsidP="00060676">
      <w:pPr>
        <w:spacing w:before="240" w:after="240" w:line="360" w:lineRule="auto"/>
        <w:jc w:val="both"/>
        <w:rPr>
          <w:ins w:id="137" w:author="elda perez campos" w:date="2025-07-14T21:17:00Z"/>
          <w:rFonts w:ascii="Times New Roman" w:eastAsia="Times New Roman" w:hAnsi="Times New Roman" w:cs="Times New Roman"/>
          <w:b/>
          <w:sz w:val="24"/>
          <w:szCs w:val="24"/>
        </w:rPr>
      </w:pPr>
    </w:p>
    <w:p w14:paraId="5509B613" w14:textId="13621409" w:rsidR="00060676" w:rsidRDefault="00060676" w:rsidP="00060676">
      <w:pPr>
        <w:spacing w:before="240" w:after="240" w:line="360" w:lineRule="auto"/>
        <w:jc w:val="both"/>
        <w:rPr>
          <w:ins w:id="138" w:author="elda perez campos" w:date="2025-07-15T00:12:00Z"/>
          <w:rFonts w:ascii="Times New Roman" w:eastAsia="Times New Roman" w:hAnsi="Times New Roman" w:cs="Times New Roman"/>
          <w:b/>
          <w:sz w:val="24"/>
          <w:szCs w:val="24"/>
        </w:rPr>
      </w:pPr>
    </w:p>
    <w:p w14:paraId="2B5910EE" w14:textId="77777777" w:rsidR="00F06783" w:rsidRDefault="00F06783" w:rsidP="00F06783">
      <w:pPr>
        <w:spacing w:before="240" w:after="240" w:line="360" w:lineRule="auto"/>
        <w:jc w:val="both"/>
        <w:rPr>
          <w:ins w:id="139" w:author="elda perez campos" w:date="2025-07-15T00:13:00Z"/>
          <w:rFonts w:ascii="Times New Roman" w:eastAsia="Times New Roman" w:hAnsi="Times New Roman" w:cs="Times New Roman"/>
          <w:b/>
          <w:sz w:val="24"/>
          <w:szCs w:val="24"/>
        </w:rPr>
      </w:pPr>
    </w:p>
    <w:p w14:paraId="34A542C7" w14:textId="4D1EA2D1" w:rsidR="002448D1" w:rsidRPr="00E85388" w:rsidDel="001B0B21" w:rsidRDefault="00522FB2" w:rsidP="00F06783">
      <w:pPr>
        <w:spacing w:before="240" w:after="240" w:line="360" w:lineRule="auto"/>
        <w:ind w:firstLine="720"/>
        <w:jc w:val="both"/>
        <w:rPr>
          <w:del w:id="140" w:author="elda perez campos" w:date="2025-07-14T22:53:00Z"/>
          <w:rFonts w:ascii="Times New Roman" w:eastAsia="Times New Roman" w:hAnsi="Times New Roman" w:cs="Times New Roman"/>
          <w:i/>
          <w:sz w:val="24"/>
          <w:szCs w:val="24"/>
        </w:rPr>
        <w:pPrChange w:id="141" w:author="elda perez campos" w:date="2025-07-15T00:13:00Z">
          <w:pPr>
            <w:spacing w:before="240" w:after="240" w:line="360" w:lineRule="auto"/>
            <w:jc w:val="both"/>
          </w:pPr>
        </w:pPrChange>
      </w:pPr>
      <w:r w:rsidRPr="00E85388">
        <w:rPr>
          <w:rFonts w:ascii="Times New Roman" w:eastAsia="Times New Roman" w:hAnsi="Times New Roman" w:cs="Times New Roman"/>
          <w:b/>
          <w:sz w:val="24"/>
          <w:szCs w:val="24"/>
        </w:rPr>
        <w:t>Figura 2</w:t>
      </w:r>
      <w:r w:rsidRPr="00E85388">
        <w:rPr>
          <w:rFonts w:ascii="Times New Roman" w:eastAsia="Times New Roman" w:hAnsi="Times New Roman" w:cs="Times New Roman"/>
          <w:b/>
          <w:i/>
          <w:sz w:val="24"/>
          <w:szCs w:val="24"/>
        </w:rPr>
        <w:t>.</w:t>
      </w:r>
      <w:r w:rsidRPr="00E85388">
        <w:rPr>
          <w:rFonts w:ascii="Times New Roman" w:eastAsia="Times New Roman" w:hAnsi="Times New Roman" w:cs="Times New Roman"/>
          <w:sz w:val="24"/>
          <w:szCs w:val="24"/>
        </w:rPr>
        <w:t xml:space="preserve"> </w:t>
      </w:r>
      <w:r w:rsidRPr="00E85388">
        <w:rPr>
          <w:rFonts w:ascii="Times New Roman" w:eastAsia="Times New Roman" w:hAnsi="Times New Roman" w:cs="Times New Roman"/>
          <w:i/>
          <w:sz w:val="24"/>
          <w:szCs w:val="24"/>
        </w:rPr>
        <w:t>Distribución de los tratamientos en el campo experimental</w:t>
      </w:r>
    </w:p>
    <w:p w14:paraId="42FF97BF" w14:textId="77777777" w:rsidR="002448D1" w:rsidRPr="00E85388" w:rsidRDefault="00522FB2" w:rsidP="00F06783">
      <w:pPr>
        <w:spacing w:before="240" w:after="240" w:line="360" w:lineRule="auto"/>
        <w:ind w:firstLine="720"/>
        <w:jc w:val="both"/>
        <w:rPr>
          <w:rFonts w:ascii="Times New Roman" w:eastAsia="Times New Roman" w:hAnsi="Times New Roman" w:cs="Times New Roman"/>
          <w:sz w:val="24"/>
          <w:szCs w:val="24"/>
        </w:rPr>
        <w:pPrChange w:id="142" w:author="elda perez campos" w:date="2025-07-15T00:13:00Z">
          <w:pPr>
            <w:spacing w:before="240" w:after="240" w:line="360" w:lineRule="auto"/>
            <w:jc w:val="both"/>
          </w:pPr>
        </w:pPrChange>
      </w:pPr>
      <w:del w:id="143" w:author="elda perez campos" w:date="2025-07-14T22:53:00Z">
        <w:r w:rsidRPr="00E85388" w:rsidDel="001B0B21">
          <w:rPr>
            <w:rFonts w:ascii="Times New Roman" w:eastAsia="Times New Roman" w:hAnsi="Times New Roman" w:cs="Times New Roman"/>
            <w:sz w:val="24"/>
            <w:szCs w:val="24"/>
          </w:rPr>
          <w:delText xml:space="preserve"> </w:delText>
        </w:r>
      </w:del>
    </w:p>
    <w:p w14:paraId="626D50DA" w14:textId="5833D479" w:rsidR="002448D1" w:rsidRPr="00E85388" w:rsidRDefault="00522FB2" w:rsidP="00F06783">
      <w:pPr>
        <w:spacing w:after="200" w:line="360" w:lineRule="auto"/>
        <w:ind w:left="120" w:firstLine="720"/>
        <w:jc w:val="both"/>
        <w:rPr>
          <w:rFonts w:ascii="Times New Roman" w:eastAsia="Times New Roman" w:hAnsi="Times New Roman" w:cs="Times New Roman"/>
          <w:b/>
          <w:sz w:val="24"/>
          <w:szCs w:val="24"/>
        </w:rPr>
        <w:pPrChange w:id="144" w:author="elda perez campos" w:date="2025-07-15T00:14:00Z">
          <w:pPr>
            <w:spacing w:after="200" w:line="360" w:lineRule="auto"/>
            <w:ind w:left="1840" w:hanging="700"/>
            <w:jc w:val="both"/>
          </w:pPr>
        </w:pPrChange>
      </w:pPr>
      <w:r w:rsidRPr="00E85388">
        <w:rPr>
          <w:rFonts w:ascii="Times New Roman" w:eastAsia="Times New Roman" w:hAnsi="Times New Roman" w:cs="Times New Roman"/>
          <w:b/>
          <w:sz w:val="24"/>
          <w:szCs w:val="24"/>
        </w:rPr>
        <w:t>6.</w:t>
      </w:r>
      <w:ins w:id="145" w:author="elda perez campos" w:date="2025-07-14T23:53:00Z">
        <w:r w:rsidR="00EB69EA">
          <w:rPr>
            <w:rFonts w:ascii="Times New Roman" w:eastAsia="Times New Roman" w:hAnsi="Times New Roman" w:cs="Times New Roman"/>
            <w:b/>
            <w:sz w:val="24"/>
            <w:szCs w:val="24"/>
          </w:rPr>
          <w:t>4.3.</w:t>
        </w:r>
      </w:ins>
      <w:del w:id="146" w:author="elda perez campos" w:date="2025-07-14T23:53:00Z">
        <w:r w:rsidRPr="00E85388" w:rsidDel="00EB69EA">
          <w:rPr>
            <w:rFonts w:ascii="Times New Roman" w:eastAsia="Times New Roman" w:hAnsi="Times New Roman" w:cs="Times New Roman"/>
            <w:b/>
            <w:sz w:val="24"/>
            <w:szCs w:val="24"/>
          </w:rPr>
          <w:delText>2.</w:delText>
        </w:r>
      </w:del>
      <w:del w:id="147" w:author="elda perez campos" w:date="2025-07-14T23:52:00Z">
        <w:r w:rsidRPr="00E85388" w:rsidDel="00EB69EA">
          <w:rPr>
            <w:rFonts w:ascii="Times New Roman" w:eastAsia="Times New Roman" w:hAnsi="Times New Roman" w:cs="Times New Roman"/>
            <w:b/>
            <w:sz w:val="24"/>
            <w:szCs w:val="24"/>
          </w:rPr>
          <w:delText>4</w:delText>
        </w:r>
      </w:del>
      <w:r w:rsidRPr="00E85388">
        <w:rPr>
          <w:rFonts w:ascii="Times New Roman" w:eastAsia="Times New Roman" w:hAnsi="Times New Roman" w:cs="Times New Roman"/>
          <w:sz w:val="24"/>
          <w:szCs w:val="24"/>
        </w:rPr>
        <w:t xml:space="preserve">        </w:t>
      </w:r>
      <w:r w:rsidRPr="00E85388">
        <w:rPr>
          <w:rFonts w:ascii="Times New Roman" w:eastAsia="Times New Roman" w:hAnsi="Times New Roman" w:cs="Times New Roman"/>
          <w:b/>
          <w:sz w:val="24"/>
          <w:szCs w:val="24"/>
        </w:rPr>
        <w:t>Características del campo experimental</w:t>
      </w:r>
    </w:p>
    <w:p w14:paraId="16C3AC91" w14:textId="11254B2D" w:rsidR="002448D1" w:rsidRPr="00775CDD" w:rsidRDefault="00522FB2" w:rsidP="00F06783">
      <w:pPr>
        <w:spacing w:after="200" w:line="360" w:lineRule="auto"/>
        <w:ind w:left="840" w:firstLine="300"/>
        <w:jc w:val="both"/>
        <w:rPr>
          <w:ins w:id="148" w:author="Jorge Condori" w:date="2025-06-21T20:08:00Z"/>
          <w:rFonts w:ascii="Times New Roman" w:eastAsia="Times New Roman" w:hAnsi="Times New Roman" w:cs="Times New Roman"/>
          <w:bCs/>
          <w:sz w:val="24"/>
          <w:szCs w:val="24"/>
        </w:rPr>
        <w:pPrChange w:id="149" w:author="elda perez campos" w:date="2025-07-15T00:13:00Z">
          <w:pPr>
            <w:spacing w:after="200" w:line="360" w:lineRule="auto"/>
            <w:ind w:left="420"/>
            <w:jc w:val="both"/>
          </w:pPr>
        </w:pPrChange>
      </w:pPr>
      <w:r w:rsidRPr="00E85388">
        <w:rPr>
          <w:rFonts w:ascii="Times New Roman" w:eastAsia="Times New Roman" w:hAnsi="Times New Roman" w:cs="Times New Roman"/>
          <w:b/>
          <w:sz w:val="24"/>
          <w:szCs w:val="24"/>
        </w:rPr>
        <w:t>Tabla 02</w:t>
      </w:r>
      <w:ins w:id="150" w:author="Jorge Condori" w:date="2025-06-21T20:08:00Z">
        <w:r w:rsidR="003F0C82">
          <w:rPr>
            <w:rFonts w:ascii="Times New Roman" w:eastAsia="Times New Roman" w:hAnsi="Times New Roman" w:cs="Times New Roman"/>
            <w:b/>
            <w:sz w:val="24"/>
            <w:szCs w:val="24"/>
          </w:rPr>
          <w:t xml:space="preserve">. </w:t>
        </w:r>
        <w:r w:rsidR="003F0C82" w:rsidRPr="001B0B21">
          <w:rPr>
            <w:rFonts w:ascii="Times New Roman" w:eastAsia="Times New Roman" w:hAnsi="Times New Roman" w:cs="Times New Roman"/>
            <w:bCs/>
            <w:i/>
            <w:iCs/>
            <w:sz w:val="24"/>
            <w:szCs w:val="24"/>
            <w:rPrChange w:id="151" w:author="elda perez campos" w:date="2025-07-14T22:54:00Z">
              <w:rPr>
                <w:rFonts w:ascii="Times New Roman" w:eastAsia="Times New Roman" w:hAnsi="Times New Roman" w:cs="Times New Roman"/>
                <w:bCs/>
                <w:sz w:val="24"/>
                <w:szCs w:val="24"/>
              </w:rPr>
            </w:rPrChange>
          </w:rPr>
          <w:t>Dimensiones del campo experimental.</w:t>
        </w:r>
      </w:ins>
    </w:p>
    <w:tbl>
      <w:tblPr>
        <w:tblW w:w="5064" w:type="dxa"/>
        <w:jc w:val="center"/>
        <w:tblCellMar>
          <w:left w:w="70" w:type="dxa"/>
          <w:right w:w="70" w:type="dxa"/>
        </w:tblCellMar>
        <w:tblLook w:val="04A0" w:firstRow="1" w:lastRow="0" w:firstColumn="1" w:lastColumn="0" w:noHBand="0" w:noVBand="1"/>
      </w:tblPr>
      <w:tblGrid>
        <w:gridCol w:w="3746"/>
        <w:gridCol w:w="1318"/>
      </w:tblGrid>
      <w:tr w:rsidR="003F0C82" w:rsidRPr="00BE5E5C" w14:paraId="722F50C1" w14:textId="77777777" w:rsidTr="00397C3E">
        <w:trPr>
          <w:trHeight w:val="58"/>
          <w:jc w:val="center"/>
          <w:ins w:id="152" w:author="Jorge Condori" w:date="2025-06-21T20:08:00Z"/>
        </w:trPr>
        <w:tc>
          <w:tcPr>
            <w:tcW w:w="5064" w:type="dxa"/>
            <w:gridSpan w:val="2"/>
            <w:tcBorders>
              <w:top w:val="single" w:sz="4" w:space="0" w:color="auto"/>
              <w:left w:val="nil"/>
              <w:bottom w:val="single" w:sz="4" w:space="0" w:color="auto"/>
              <w:right w:val="nil"/>
            </w:tcBorders>
            <w:shd w:val="clear" w:color="auto" w:fill="auto"/>
            <w:noWrap/>
            <w:vAlign w:val="bottom"/>
            <w:hideMark/>
          </w:tcPr>
          <w:p w14:paraId="613CBD19" w14:textId="77777777" w:rsidR="003F0C82" w:rsidRPr="00BE5E5C" w:rsidRDefault="003F0C82" w:rsidP="00060676">
            <w:pPr>
              <w:spacing w:after="0" w:line="360" w:lineRule="auto"/>
              <w:jc w:val="both"/>
              <w:rPr>
                <w:ins w:id="153" w:author="Jorge Condori" w:date="2025-06-21T20:08:00Z"/>
                <w:rFonts w:ascii="Times New Roman" w:eastAsia="Times New Roman" w:hAnsi="Times New Roman" w:cs="Times New Roman"/>
                <w:b/>
                <w:bCs/>
                <w:color w:val="000000"/>
                <w:sz w:val="24"/>
                <w:szCs w:val="24"/>
              </w:rPr>
              <w:pPrChange w:id="154" w:author="elda perez campos" w:date="2025-07-14T22:36:00Z">
                <w:pPr>
                  <w:spacing w:after="0" w:line="276" w:lineRule="auto"/>
                  <w:jc w:val="both"/>
                </w:pPr>
              </w:pPrChange>
            </w:pPr>
            <w:ins w:id="155" w:author="Jorge Condori" w:date="2025-06-21T20:08:00Z">
              <w:r w:rsidRPr="00BE5E5C">
                <w:rPr>
                  <w:rFonts w:ascii="Times New Roman" w:eastAsia="Times New Roman" w:hAnsi="Times New Roman" w:cs="Times New Roman"/>
                  <w:b/>
                  <w:bCs/>
                  <w:color w:val="000000"/>
                  <w:sz w:val="24"/>
                  <w:szCs w:val="24"/>
                </w:rPr>
                <w:t>Área experimental</w:t>
              </w:r>
            </w:ins>
          </w:p>
        </w:tc>
      </w:tr>
      <w:tr w:rsidR="003F0C82" w:rsidRPr="00BE5E5C" w14:paraId="6F23ED5B" w14:textId="77777777" w:rsidTr="00397C3E">
        <w:trPr>
          <w:trHeight w:val="263"/>
          <w:jc w:val="center"/>
          <w:ins w:id="156" w:author="Jorge Condori" w:date="2025-06-21T20:08:00Z"/>
        </w:trPr>
        <w:tc>
          <w:tcPr>
            <w:tcW w:w="3746" w:type="dxa"/>
            <w:tcBorders>
              <w:top w:val="nil"/>
              <w:left w:val="nil"/>
              <w:bottom w:val="nil"/>
              <w:right w:val="nil"/>
            </w:tcBorders>
            <w:shd w:val="clear" w:color="auto" w:fill="auto"/>
            <w:noWrap/>
            <w:vAlign w:val="bottom"/>
            <w:hideMark/>
          </w:tcPr>
          <w:p w14:paraId="1C39F2CD" w14:textId="77777777" w:rsidR="003F0C82" w:rsidRPr="00BE5E5C" w:rsidRDefault="003F0C82" w:rsidP="00060676">
            <w:pPr>
              <w:spacing w:after="0" w:line="360" w:lineRule="auto"/>
              <w:jc w:val="both"/>
              <w:rPr>
                <w:ins w:id="157" w:author="Jorge Condori" w:date="2025-06-21T20:08:00Z"/>
                <w:rFonts w:ascii="Times New Roman" w:eastAsia="Times New Roman" w:hAnsi="Times New Roman" w:cs="Times New Roman"/>
                <w:color w:val="000000"/>
                <w:sz w:val="24"/>
                <w:szCs w:val="24"/>
              </w:rPr>
              <w:pPrChange w:id="158" w:author="elda perez campos" w:date="2025-07-14T22:36:00Z">
                <w:pPr>
                  <w:spacing w:after="0" w:line="276" w:lineRule="auto"/>
                  <w:jc w:val="both"/>
                </w:pPr>
              </w:pPrChange>
            </w:pPr>
            <w:ins w:id="159" w:author="Jorge Condori" w:date="2025-06-21T20:08:00Z">
              <w:r w:rsidRPr="00BE5E5C">
                <w:rPr>
                  <w:rFonts w:ascii="Times New Roman" w:eastAsia="Times New Roman" w:hAnsi="Times New Roman" w:cs="Times New Roman"/>
                  <w:color w:val="000000"/>
                  <w:sz w:val="24"/>
                  <w:szCs w:val="24"/>
                </w:rPr>
                <w:t xml:space="preserve">Largo del área experimental </w:t>
              </w:r>
            </w:ins>
          </w:p>
        </w:tc>
        <w:tc>
          <w:tcPr>
            <w:tcW w:w="1318" w:type="dxa"/>
            <w:tcBorders>
              <w:top w:val="nil"/>
              <w:left w:val="nil"/>
              <w:bottom w:val="nil"/>
              <w:right w:val="nil"/>
            </w:tcBorders>
            <w:shd w:val="clear" w:color="auto" w:fill="auto"/>
            <w:noWrap/>
            <w:vAlign w:val="bottom"/>
            <w:hideMark/>
          </w:tcPr>
          <w:p w14:paraId="76247185" w14:textId="4B44ED35" w:rsidR="003F0C82" w:rsidRPr="00BE5E5C" w:rsidRDefault="003F0C82" w:rsidP="00060676">
            <w:pPr>
              <w:spacing w:after="0" w:line="360" w:lineRule="auto"/>
              <w:jc w:val="both"/>
              <w:rPr>
                <w:ins w:id="160" w:author="Jorge Condori" w:date="2025-06-21T20:08:00Z"/>
                <w:rFonts w:ascii="Times New Roman" w:eastAsia="Times New Roman" w:hAnsi="Times New Roman" w:cs="Times New Roman"/>
                <w:color w:val="000000"/>
                <w:sz w:val="24"/>
                <w:szCs w:val="24"/>
              </w:rPr>
              <w:pPrChange w:id="161" w:author="elda perez campos" w:date="2025-07-14T22:36:00Z">
                <w:pPr>
                  <w:spacing w:after="0" w:line="276" w:lineRule="auto"/>
                  <w:jc w:val="both"/>
                </w:pPr>
              </w:pPrChange>
            </w:pPr>
            <w:ins w:id="162" w:author="Jorge Condori" w:date="2025-06-21T20:08:00Z">
              <w:r>
                <w:rPr>
                  <w:rFonts w:ascii="Times New Roman" w:eastAsia="Times New Roman" w:hAnsi="Times New Roman" w:cs="Times New Roman"/>
                  <w:color w:val="000000"/>
                  <w:sz w:val="24"/>
                  <w:szCs w:val="24"/>
                </w:rPr>
                <w:t>17.0</w:t>
              </w:r>
              <w:r w:rsidRPr="00BE5E5C">
                <w:rPr>
                  <w:rFonts w:ascii="Times New Roman" w:eastAsia="Times New Roman" w:hAnsi="Times New Roman" w:cs="Times New Roman"/>
                  <w:color w:val="000000"/>
                  <w:sz w:val="24"/>
                  <w:szCs w:val="24"/>
                </w:rPr>
                <w:t xml:space="preserve"> m</w:t>
              </w:r>
            </w:ins>
          </w:p>
        </w:tc>
      </w:tr>
      <w:tr w:rsidR="003F0C82" w:rsidRPr="00BE5E5C" w14:paraId="16388A88" w14:textId="77777777" w:rsidTr="00397C3E">
        <w:trPr>
          <w:trHeight w:val="263"/>
          <w:jc w:val="center"/>
          <w:ins w:id="163" w:author="Jorge Condori" w:date="2025-06-21T20:08:00Z"/>
        </w:trPr>
        <w:tc>
          <w:tcPr>
            <w:tcW w:w="3746" w:type="dxa"/>
            <w:tcBorders>
              <w:top w:val="nil"/>
              <w:left w:val="nil"/>
              <w:bottom w:val="nil"/>
              <w:right w:val="nil"/>
            </w:tcBorders>
            <w:shd w:val="clear" w:color="auto" w:fill="auto"/>
            <w:noWrap/>
            <w:vAlign w:val="bottom"/>
            <w:hideMark/>
          </w:tcPr>
          <w:p w14:paraId="5055A794" w14:textId="77777777" w:rsidR="003F0C82" w:rsidRPr="00BE5E5C" w:rsidRDefault="003F0C82" w:rsidP="00060676">
            <w:pPr>
              <w:spacing w:after="0" w:line="360" w:lineRule="auto"/>
              <w:jc w:val="both"/>
              <w:rPr>
                <w:ins w:id="164" w:author="Jorge Condori" w:date="2025-06-21T20:08:00Z"/>
                <w:rFonts w:ascii="Times New Roman" w:eastAsia="Times New Roman" w:hAnsi="Times New Roman" w:cs="Times New Roman"/>
                <w:color w:val="000000"/>
                <w:sz w:val="24"/>
                <w:szCs w:val="24"/>
              </w:rPr>
              <w:pPrChange w:id="165" w:author="elda perez campos" w:date="2025-07-14T22:36:00Z">
                <w:pPr>
                  <w:spacing w:after="0" w:line="276" w:lineRule="auto"/>
                  <w:jc w:val="both"/>
                </w:pPr>
              </w:pPrChange>
            </w:pPr>
            <w:ins w:id="166" w:author="Jorge Condori" w:date="2025-06-21T20:08:00Z">
              <w:r w:rsidRPr="00BE5E5C">
                <w:rPr>
                  <w:rFonts w:ascii="Times New Roman" w:eastAsia="Times New Roman" w:hAnsi="Times New Roman" w:cs="Times New Roman"/>
                  <w:color w:val="000000"/>
                  <w:sz w:val="24"/>
                  <w:szCs w:val="24"/>
                </w:rPr>
                <w:t>Ancho del área experimental</w:t>
              </w:r>
            </w:ins>
          </w:p>
        </w:tc>
        <w:tc>
          <w:tcPr>
            <w:tcW w:w="1318" w:type="dxa"/>
            <w:tcBorders>
              <w:top w:val="nil"/>
              <w:left w:val="nil"/>
              <w:bottom w:val="nil"/>
              <w:right w:val="nil"/>
            </w:tcBorders>
            <w:shd w:val="clear" w:color="auto" w:fill="auto"/>
            <w:noWrap/>
            <w:vAlign w:val="bottom"/>
            <w:hideMark/>
          </w:tcPr>
          <w:p w14:paraId="010ACBC9" w14:textId="72E11A53" w:rsidR="003F0C82" w:rsidRPr="00BE5E5C" w:rsidRDefault="003F0C82" w:rsidP="00060676">
            <w:pPr>
              <w:spacing w:after="0" w:line="360" w:lineRule="auto"/>
              <w:jc w:val="both"/>
              <w:rPr>
                <w:ins w:id="167" w:author="Jorge Condori" w:date="2025-06-21T20:08:00Z"/>
                <w:rFonts w:ascii="Times New Roman" w:eastAsia="Times New Roman" w:hAnsi="Times New Roman" w:cs="Times New Roman"/>
                <w:color w:val="000000"/>
                <w:sz w:val="24"/>
                <w:szCs w:val="24"/>
              </w:rPr>
              <w:pPrChange w:id="168" w:author="elda perez campos" w:date="2025-07-14T22:36:00Z">
                <w:pPr>
                  <w:spacing w:after="0" w:line="276" w:lineRule="auto"/>
                  <w:jc w:val="both"/>
                </w:pPr>
              </w:pPrChange>
            </w:pPr>
            <w:ins w:id="169" w:author="Jorge Condori" w:date="2025-06-21T20:09:00Z">
              <w:r>
                <w:rPr>
                  <w:rFonts w:ascii="Times New Roman" w:eastAsia="Times New Roman" w:hAnsi="Times New Roman" w:cs="Times New Roman"/>
                  <w:color w:val="000000"/>
                  <w:sz w:val="24"/>
                  <w:szCs w:val="24"/>
                </w:rPr>
                <w:t>8.4</w:t>
              </w:r>
            </w:ins>
            <w:ins w:id="170" w:author="Jorge Condori" w:date="2025-06-21T20:08:00Z">
              <w:r w:rsidRPr="00BE5E5C">
                <w:rPr>
                  <w:rFonts w:ascii="Times New Roman" w:eastAsia="Times New Roman" w:hAnsi="Times New Roman" w:cs="Times New Roman"/>
                  <w:color w:val="000000"/>
                  <w:sz w:val="24"/>
                  <w:szCs w:val="24"/>
                </w:rPr>
                <w:t xml:space="preserve"> m</w:t>
              </w:r>
            </w:ins>
          </w:p>
        </w:tc>
      </w:tr>
      <w:tr w:rsidR="003F0C82" w:rsidRPr="00BE5E5C" w14:paraId="25A06460" w14:textId="77777777" w:rsidTr="00397C3E">
        <w:trPr>
          <w:trHeight w:val="263"/>
          <w:jc w:val="center"/>
          <w:ins w:id="171" w:author="Jorge Condori" w:date="2025-06-21T20:08:00Z"/>
        </w:trPr>
        <w:tc>
          <w:tcPr>
            <w:tcW w:w="3746" w:type="dxa"/>
            <w:tcBorders>
              <w:top w:val="nil"/>
              <w:left w:val="nil"/>
              <w:bottom w:val="single" w:sz="4" w:space="0" w:color="auto"/>
              <w:right w:val="nil"/>
            </w:tcBorders>
            <w:shd w:val="clear" w:color="auto" w:fill="auto"/>
            <w:noWrap/>
            <w:vAlign w:val="bottom"/>
            <w:hideMark/>
          </w:tcPr>
          <w:p w14:paraId="122732D7" w14:textId="77777777" w:rsidR="003F0C82" w:rsidRPr="00BE5E5C" w:rsidRDefault="003F0C82" w:rsidP="00060676">
            <w:pPr>
              <w:spacing w:after="0" w:line="360" w:lineRule="auto"/>
              <w:jc w:val="both"/>
              <w:rPr>
                <w:ins w:id="172" w:author="Jorge Condori" w:date="2025-06-21T20:08:00Z"/>
                <w:rFonts w:ascii="Times New Roman" w:eastAsia="Times New Roman" w:hAnsi="Times New Roman" w:cs="Times New Roman"/>
                <w:color w:val="000000"/>
                <w:sz w:val="24"/>
                <w:szCs w:val="24"/>
              </w:rPr>
              <w:pPrChange w:id="173" w:author="elda perez campos" w:date="2025-07-14T22:36:00Z">
                <w:pPr>
                  <w:spacing w:after="0" w:line="276" w:lineRule="auto"/>
                  <w:jc w:val="both"/>
                </w:pPr>
              </w:pPrChange>
            </w:pPr>
            <w:ins w:id="174" w:author="Jorge Condori" w:date="2025-06-21T20:08:00Z">
              <w:r w:rsidRPr="00BE5E5C">
                <w:rPr>
                  <w:rFonts w:ascii="Times New Roman" w:eastAsia="Times New Roman" w:hAnsi="Times New Roman" w:cs="Times New Roman"/>
                  <w:color w:val="000000"/>
                  <w:sz w:val="24"/>
                  <w:szCs w:val="24"/>
                </w:rPr>
                <w:t>Área total del área experimental</w:t>
              </w:r>
            </w:ins>
          </w:p>
        </w:tc>
        <w:tc>
          <w:tcPr>
            <w:tcW w:w="1318" w:type="dxa"/>
            <w:tcBorders>
              <w:top w:val="nil"/>
              <w:left w:val="nil"/>
              <w:bottom w:val="single" w:sz="4" w:space="0" w:color="auto"/>
              <w:right w:val="nil"/>
            </w:tcBorders>
            <w:shd w:val="clear" w:color="auto" w:fill="auto"/>
            <w:noWrap/>
            <w:vAlign w:val="bottom"/>
            <w:hideMark/>
          </w:tcPr>
          <w:p w14:paraId="04D62043" w14:textId="55AD45C3" w:rsidR="003F0C82" w:rsidRPr="00BE5E5C" w:rsidRDefault="003F0C82" w:rsidP="00060676">
            <w:pPr>
              <w:spacing w:after="0" w:line="360" w:lineRule="auto"/>
              <w:jc w:val="both"/>
              <w:rPr>
                <w:ins w:id="175" w:author="Jorge Condori" w:date="2025-06-21T20:08:00Z"/>
                <w:rFonts w:ascii="Times New Roman" w:eastAsia="Times New Roman" w:hAnsi="Times New Roman" w:cs="Times New Roman"/>
                <w:color w:val="000000"/>
                <w:sz w:val="24"/>
                <w:szCs w:val="24"/>
              </w:rPr>
              <w:pPrChange w:id="176" w:author="elda perez campos" w:date="2025-07-14T22:36:00Z">
                <w:pPr>
                  <w:spacing w:after="0" w:line="276" w:lineRule="auto"/>
                  <w:jc w:val="both"/>
                </w:pPr>
              </w:pPrChange>
            </w:pPr>
            <w:ins w:id="177" w:author="Jorge Condori" w:date="2025-06-21T20:09:00Z">
              <w:r>
                <w:rPr>
                  <w:rFonts w:ascii="Times New Roman" w:eastAsia="Times New Roman" w:hAnsi="Times New Roman" w:cs="Times New Roman"/>
                  <w:color w:val="000000"/>
                  <w:sz w:val="24"/>
                  <w:szCs w:val="24"/>
                </w:rPr>
                <w:t>142</w:t>
              </w:r>
            </w:ins>
            <w:ins w:id="178" w:author="Jorge Condori" w:date="2025-06-21T20:08:00Z">
              <w:r w:rsidRPr="00BE5E5C">
                <w:rPr>
                  <w:rFonts w:ascii="Times New Roman" w:eastAsia="Times New Roman" w:hAnsi="Times New Roman" w:cs="Times New Roman"/>
                  <w:color w:val="000000"/>
                  <w:sz w:val="24"/>
                  <w:szCs w:val="24"/>
                </w:rPr>
                <w:t>.</w:t>
              </w:r>
            </w:ins>
            <w:ins w:id="179" w:author="Jorge Condori" w:date="2025-06-21T20:09:00Z">
              <w:r>
                <w:rPr>
                  <w:rFonts w:ascii="Times New Roman" w:eastAsia="Times New Roman" w:hAnsi="Times New Roman" w:cs="Times New Roman"/>
                  <w:color w:val="000000"/>
                  <w:sz w:val="24"/>
                  <w:szCs w:val="24"/>
                </w:rPr>
                <w:t>8</w:t>
              </w:r>
            </w:ins>
            <w:ins w:id="180" w:author="Jorge Condori" w:date="2025-06-21T20:08:00Z">
              <w:r w:rsidRPr="00BE5E5C">
                <w:rPr>
                  <w:rFonts w:ascii="Times New Roman" w:eastAsia="Times New Roman" w:hAnsi="Times New Roman" w:cs="Times New Roman"/>
                  <w:color w:val="000000"/>
                  <w:sz w:val="24"/>
                  <w:szCs w:val="24"/>
                </w:rPr>
                <w:t xml:space="preserve"> m</w:t>
              </w:r>
              <w:r w:rsidRPr="00BE5E5C">
                <w:rPr>
                  <w:rFonts w:ascii="Times New Roman" w:eastAsia="Times New Roman" w:hAnsi="Times New Roman" w:cs="Times New Roman"/>
                  <w:color w:val="000000"/>
                  <w:sz w:val="24"/>
                  <w:szCs w:val="24"/>
                  <w:vertAlign w:val="superscript"/>
                </w:rPr>
                <w:t>2</w:t>
              </w:r>
            </w:ins>
          </w:p>
        </w:tc>
      </w:tr>
      <w:tr w:rsidR="003F0C82" w:rsidRPr="00BE5E5C" w14:paraId="0B01B468" w14:textId="77777777" w:rsidTr="00397C3E">
        <w:trPr>
          <w:trHeight w:val="263"/>
          <w:jc w:val="center"/>
          <w:ins w:id="181" w:author="Jorge Condori" w:date="2025-06-21T20:08:00Z"/>
        </w:trPr>
        <w:tc>
          <w:tcPr>
            <w:tcW w:w="5064" w:type="dxa"/>
            <w:gridSpan w:val="2"/>
            <w:tcBorders>
              <w:top w:val="single" w:sz="4" w:space="0" w:color="auto"/>
              <w:left w:val="nil"/>
              <w:bottom w:val="single" w:sz="4" w:space="0" w:color="auto"/>
              <w:right w:val="nil"/>
            </w:tcBorders>
            <w:shd w:val="clear" w:color="auto" w:fill="auto"/>
            <w:noWrap/>
            <w:vAlign w:val="bottom"/>
            <w:hideMark/>
          </w:tcPr>
          <w:p w14:paraId="15377149" w14:textId="77777777" w:rsidR="003F0C82" w:rsidRPr="00BE5E5C" w:rsidRDefault="003F0C82" w:rsidP="00060676">
            <w:pPr>
              <w:spacing w:after="0" w:line="360" w:lineRule="auto"/>
              <w:jc w:val="both"/>
              <w:rPr>
                <w:ins w:id="182" w:author="Jorge Condori" w:date="2025-06-21T20:08:00Z"/>
                <w:rFonts w:ascii="Times New Roman" w:eastAsia="Times New Roman" w:hAnsi="Times New Roman" w:cs="Times New Roman"/>
                <w:b/>
                <w:bCs/>
                <w:color w:val="000000"/>
                <w:sz w:val="24"/>
                <w:szCs w:val="24"/>
              </w:rPr>
              <w:pPrChange w:id="183" w:author="elda perez campos" w:date="2025-07-14T22:36:00Z">
                <w:pPr>
                  <w:spacing w:after="0" w:line="276" w:lineRule="auto"/>
                  <w:jc w:val="both"/>
                </w:pPr>
              </w:pPrChange>
            </w:pPr>
            <w:ins w:id="184" w:author="Jorge Condori" w:date="2025-06-21T20:08:00Z">
              <w:r w:rsidRPr="00BE5E5C">
                <w:rPr>
                  <w:rFonts w:ascii="Times New Roman" w:eastAsia="Times New Roman" w:hAnsi="Times New Roman" w:cs="Times New Roman"/>
                  <w:b/>
                  <w:bCs/>
                  <w:color w:val="000000"/>
                  <w:sz w:val="24"/>
                  <w:szCs w:val="24"/>
                </w:rPr>
                <w:t>Unidad experimental (UE)</w:t>
              </w:r>
            </w:ins>
          </w:p>
        </w:tc>
      </w:tr>
      <w:tr w:rsidR="003F0C82" w:rsidRPr="00BE5E5C" w14:paraId="0BBA29D9" w14:textId="77777777" w:rsidTr="00397C3E">
        <w:trPr>
          <w:trHeight w:val="263"/>
          <w:jc w:val="center"/>
          <w:ins w:id="185" w:author="Jorge Condori" w:date="2025-06-21T20:08:00Z"/>
        </w:trPr>
        <w:tc>
          <w:tcPr>
            <w:tcW w:w="3746" w:type="dxa"/>
            <w:tcBorders>
              <w:top w:val="nil"/>
              <w:left w:val="nil"/>
              <w:bottom w:val="nil"/>
              <w:right w:val="nil"/>
            </w:tcBorders>
            <w:shd w:val="clear" w:color="auto" w:fill="auto"/>
            <w:noWrap/>
            <w:vAlign w:val="bottom"/>
            <w:hideMark/>
          </w:tcPr>
          <w:p w14:paraId="5B72C26C" w14:textId="77777777" w:rsidR="003F0C82" w:rsidRPr="00BE5E5C" w:rsidRDefault="003F0C82" w:rsidP="00060676">
            <w:pPr>
              <w:spacing w:after="0" w:line="360" w:lineRule="auto"/>
              <w:jc w:val="both"/>
              <w:rPr>
                <w:ins w:id="186" w:author="Jorge Condori" w:date="2025-06-21T20:08:00Z"/>
                <w:rFonts w:ascii="Times New Roman" w:eastAsia="Times New Roman" w:hAnsi="Times New Roman" w:cs="Times New Roman"/>
                <w:color w:val="000000"/>
                <w:sz w:val="24"/>
                <w:szCs w:val="24"/>
              </w:rPr>
              <w:pPrChange w:id="187" w:author="elda perez campos" w:date="2025-07-14T22:36:00Z">
                <w:pPr>
                  <w:spacing w:after="0" w:line="276" w:lineRule="auto"/>
                  <w:jc w:val="both"/>
                </w:pPr>
              </w:pPrChange>
            </w:pPr>
            <w:ins w:id="188" w:author="Jorge Condori" w:date="2025-06-21T20:08:00Z">
              <w:r w:rsidRPr="00BE5E5C">
                <w:rPr>
                  <w:rFonts w:ascii="Times New Roman" w:eastAsia="Times New Roman" w:hAnsi="Times New Roman" w:cs="Times New Roman"/>
                  <w:color w:val="000000"/>
                  <w:sz w:val="24"/>
                  <w:szCs w:val="24"/>
                </w:rPr>
                <w:t>Número de UE</w:t>
              </w:r>
            </w:ins>
          </w:p>
        </w:tc>
        <w:tc>
          <w:tcPr>
            <w:tcW w:w="1318" w:type="dxa"/>
            <w:tcBorders>
              <w:top w:val="nil"/>
              <w:left w:val="nil"/>
              <w:bottom w:val="nil"/>
              <w:right w:val="nil"/>
            </w:tcBorders>
            <w:shd w:val="clear" w:color="auto" w:fill="auto"/>
            <w:noWrap/>
            <w:vAlign w:val="bottom"/>
            <w:hideMark/>
          </w:tcPr>
          <w:p w14:paraId="5C999A1D" w14:textId="27C26C8A" w:rsidR="003F0C82" w:rsidRPr="00BE5E5C" w:rsidRDefault="003F0C82" w:rsidP="00060676">
            <w:pPr>
              <w:spacing w:after="0" w:line="360" w:lineRule="auto"/>
              <w:jc w:val="both"/>
              <w:rPr>
                <w:ins w:id="189" w:author="Jorge Condori" w:date="2025-06-21T20:08:00Z"/>
                <w:rFonts w:ascii="Times New Roman" w:eastAsia="Times New Roman" w:hAnsi="Times New Roman" w:cs="Times New Roman"/>
                <w:color w:val="000000"/>
                <w:sz w:val="24"/>
                <w:szCs w:val="24"/>
              </w:rPr>
              <w:pPrChange w:id="190" w:author="elda perez campos" w:date="2025-07-14T22:36:00Z">
                <w:pPr>
                  <w:spacing w:after="0" w:line="276" w:lineRule="auto"/>
                  <w:jc w:val="both"/>
                </w:pPr>
              </w:pPrChange>
            </w:pPr>
            <w:ins w:id="191" w:author="Jorge Condori" w:date="2025-06-21T20:09:00Z">
              <w:r>
                <w:rPr>
                  <w:rFonts w:ascii="Times New Roman" w:eastAsia="Times New Roman" w:hAnsi="Times New Roman" w:cs="Times New Roman"/>
                  <w:color w:val="000000"/>
                  <w:sz w:val="24"/>
                  <w:szCs w:val="24"/>
                </w:rPr>
                <w:t>15</w:t>
              </w:r>
            </w:ins>
          </w:p>
        </w:tc>
      </w:tr>
      <w:tr w:rsidR="003F0C82" w:rsidRPr="00BE5E5C" w14:paraId="691DD06D" w14:textId="77777777" w:rsidTr="00397C3E">
        <w:trPr>
          <w:trHeight w:val="263"/>
          <w:jc w:val="center"/>
          <w:ins w:id="192" w:author="Jorge Condori" w:date="2025-06-21T20:08:00Z"/>
        </w:trPr>
        <w:tc>
          <w:tcPr>
            <w:tcW w:w="3746" w:type="dxa"/>
            <w:tcBorders>
              <w:top w:val="nil"/>
              <w:left w:val="nil"/>
              <w:bottom w:val="nil"/>
              <w:right w:val="nil"/>
            </w:tcBorders>
            <w:shd w:val="clear" w:color="auto" w:fill="auto"/>
            <w:noWrap/>
            <w:vAlign w:val="bottom"/>
            <w:hideMark/>
          </w:tcPr>
          <w:p w14:paraId="7FE41F1A" w14:textId="77777777" w:rsidR="003F0C82" w:rsidRPr="00BE5E5C" w:rsidRDefault="003F0C82" w:rsidP="00060676">
            <w:pPr>
              <w:spacing w:after="0" w:line="360" w:lineRule="auto"/>
              <w:jc w:val="both"/>
              <w:rPr>
                <w:ins w:id="193" w:author="Jorge Condori" w:date="2025-06-21T20:08:00Z"/>
                <w:rFonts w:ascii="Times New Roman" w:eastAsia="Times New Roman" w:hAnsi="Times New Roman" w:cs="Times New Roman"/>
                <w:color w:val="000000"/>
                <w:sz w:val="24"/>
                <w:szCs w:val="24"/>
              </w:rPr>
              <w:pPrChange w:id="194" w:author="elda perez campos" w:date="2025-07-14T22:36:00Z">
                <w:pPr>
                  <w:spacing w:after="0" w:line="276" w:lineRule="auto"/>
                  <w:jc w:val="both"/>
                </w:pPr>
              </w:pPrChange>
            </w:pPr>
            <w:ins w:id="195" w:author="Jorge Condori" w:date="2025-06-21T20:08:00Z">
              <w:r w:rsidRPr="00BE5E5C">
                <w:rPr>
                  <w:rFonts w:ascii="Times New Roman" w:eastAsia="Times New Roman" w:hAnsi="Times New Roman" w:cs="Times New Roman"/>
                  <w:color w:val="000000"/>
                  <w:sz w:val="24"/>
                  <w:szCs w:val="24"/>
                </w:rPr>
                <w:t>Largo de la UE</w:t>
              </w:r>
            </w:ins>
          </w:p>
        </w:tc>
        <w:tc>
          <w:tcPr>
            <w:tcW w:w="1318" w:type="dxa"/>
            <w:tcBorders>
              <w:top w:val="nil"/>
              <w:left w:val="nil"/>
              <w:bottom w:val="nil"/>
              <w:right w:val="nil"/>
            </w:tcBorders>
            <w:shd w:val="clear" w:color="auto" w:fill="auto"/>
            <w:noWrap/>
            <w:vAlign w:val="bottom"/>
            <w:hideMark/>
          </w:tcPr>
          <w:p w14:paraId="6D8A2E44" w14:textId="5FB5F14A" w:rsidR="003F0C82" w:rsidRPr="00BE5E5C" w:rsidRDefault="003F0C82" w:rsidP="00060676">
            <w:pPr>
              <w:spacing w:after="0" w:line="360" w:lineRule="auto"/>
              <w:jc w:val="both"/>
              <w:rPr>
                <w:ins w:id="196" w:author="Jorge Condori" w:date="2025-06-21T20:08:00Z"/>
                <w:rFonts w:ascii="Times New Roman" w:eastAsia="Times New Roman" w:hAnsi="Times New Roman" w:cs="Times New Roman"/>
                <w:color w:val="000000"/>
                <w:sz w:val="24"/>
                <w:szCs w:val="24"/>
              </w:rPr>
              <w:pPrChange w:id="197" w:author="elda perez campos" w:date="2025-07-14T22:36:00Z">
                <w:pPr>
                  <w:spacing w:after="0" w:line="276" w:lineRule="auto"/>
                  <w:jc w:val="both"/>
                </w:pPr>
              </w:pPrChange>
            </w:pPr>
            <w:ins w:id="198" w:author="Jorge Condori" w:date="2025-06-21T20:09:00Z">
              <w:r>
                <w:rPr>
                  <w:rFonts w:ascii="Times New Roman" w:eastAsia="Times New Roman" w:hAnsi="Times New Roman" w:cs="Times New Roman"/>
                  <w:color w:val="000000"/>
                  <w:sz w:val="24"/>
                  <w:szCs w:val="24"/>
                </w:rPr>
                <w:t>3</w:t>
              </w:r>
            </w:ins>
            <w:ins w:id="199" w:author="Jorge Condori" w:date="2025-06-21T20:08:00Z">
              <w:r w:rsidRPr="00BE5E5C">
                <w:rPr>
                  <w:rFonts w:ascii="Times New Roman" w:eastAsia="Times New Roman" w:hAnsi="Times New Roman" w:cs="Times New Roman"/>
                  <w:color w:val="000000"/>
                  <w:sz w:val="24"/>
                  <w:szCs w:val="24"/>
                </w:rPr>
                <w:t xml:space="preserve"> m</w:t>
              </w:r>
            </w:ins>
          </w:p>
        </w:tc>
      </w:tr>
      <w:tr w:rsidR="003F0C82" w:rsidRPr="00BE5E5C" w14:paraId="02386B32" w14:textId="77777777" w:rsidTr="00397C3E">
        <w:trPr>
          <w:trHeight w:val="263"/>
          <w:jc w:val="center"/>
          <w:ins w:id="200" w:author="Jorge Condori" w:date="2025-06-21T20:08:00Z"/>
        </w:trPr>
        <w:tc>
          <w:tcPr>
            <w:tcW w:w="3746" w:type="dxa"/>
            <w:tcBorders>
              <w:top w:val="nil"/>
              <w:left w:val="nil"/>
              <w:bottom w:val="nil"/>
              <w:right w:val="nil"/>
            </w:tcBorders>
            <w:shd w:val="clear" w:color="auto" w:fill="auto"/>
            <w:noWrap/>
            <w:vAlign w:val="bottom"/>
            <w:hideMark/>
          </w:tcPr>
          <w:p w14:paraId="37D1CAD4" w14:textId="77777777" w:rsidR="003F0C82" w:rsidRPr="00BE5E5C" w:rsidRDefault="003F0C82" w:rsidP="00060676">
            <w:pPr>
              <w:spacing w:after="0" w:line="360" w:lineRule="auto"/>
              <w:jc w:val="both"/>
              <w:rPr>
                <w:ins w:id="201" w:author="Jorge Condori" w:date="2025-06-21T20:08:00Z"/>
                <w:rFonts w:ascii="Times New Roman" w:eastAsia="Times New Roman" w:hAnsi="Times New Roman" w:cs="Times New Roman"/>
                <w:color w:val="000000"/>
                <w:sz w:val="24"/>
                <w:szCs w:val="24"/>
              </w:rPr>
              <w:pPrChange w:id="202" w:author="elda perez campos" w:date="2025-07-14T22:36:00Z">
                <w:pPr>
                  <w:spacing w:after="0" w:line="276" w:lineRule="auto"/>
                  <w:jc w:val="both"/>
                </w:pPr>
              </w:pPrChange>
            </w:pPr>
            <w:ins w:id="203" w:author="Jorge Condori" w:date="2025-06-21T20:08:00Z">
              <w:r w:rsidRPr="00BE5E5C">
                <w:rPr>
                  <w:rFonts w:ascii="Times New Roman" w:eastAsia="Times New Roman" w:hAnsi="Times New Roman" w:cs="Times New Roman"/>
                  <w:color w:val="000000"/>
                  <w:sz w:val="24"/>
                  <w:szCs w:val="24"/>
                </w:rPr>
                <w:t>Ancho de la UE</w:t>
              </w:r>
            </w:ins>
          </w:p>
        </w:tc>
        <w:tc>
          <w:tcPr>
            <w:tcW w:w="1318" w:type="dxa"/>
            <w:tcBorders>
              <w:top w:val="nil"/>
              <w:left w:val="nil"/>
              <w:bottom w:val="nil"/>
              <w:right w:val="nil"/>
            </w:tcBorders>
            <w:shd w:val="clear" w:color="auto" w:fill="auto"/>
            <w:noWrap/>
            <w:vAlign w:val="bottom"/>
            <w:hideMark/>
          </w:tcPr>
          <w:p w14:paraId="065EE9B5" w14:textId="63969F1A" w:rsidR="003F0C82" w:rsidRPr="00BE5E5C" w:rsidRDefault="003F0C82" w:rsidP="00060676">
            <w:pPr>
              <w:spacing w:after="0" w:line="360" w:lineRule="auto"/>
              <w:jc w:val="both"/>
              <w:rPr>
                <w:ins w:id="204" w:author="Jorge Condori" w:date="2025-06-21T20:08:00Z"/>
                <w:rFonts w:ascii="Times New Roman" w:eastAsia="Times New Roman" w:hAnsi="Times New Roman" w:cs="Times New Roman"/>
                <w:color w:val="000000"/>
                <w:sz w:val="24"/>
                <w:szCs w:val="24"/>
              </w:rPr>
              <w:pPrChange w:id="205" w:author="elda perez campos" w:date="2025-07-14T22:36:00Z">
                <w:pPr>
                  <w:spacing w:after="0" w:line="276" w:lineRule="auto"/>
                  <w:jc w:val="both"/>
                </w:pPr>
              </w:pPrChange>
            </w:pPr>
            <w:ins w:id="206" w:author="Jorge Condori" w:date="2025-06-21T20:08:00Z">
              <w:r w:rsidRPr="00BE5E5C">
                <w:rPr>
                  <w:rFonts w:ascii="Times New Roman" w:eastAsia="Times New Roman" w:hAnsi="Times New Roman" w:cs="Times New Roman"/>
                  <w:color w:val="000000"/>
                  <w:sz w:val="24"/>
                  <w:szCs w:val="24"/>
                </w:rPr>
                <w:t>2.</w:t>
              </w:r>
            </w:ins>
            <w:ins w:id="207" w:author="Jorge Condori" w:date="2025-06-21T20:10:00Z">
              <w:r>
                <w:rPr>
                  <w:rFonts w:ascii="Times New Roman" w:eastAsia="Times New Roman" w:hAnsi="Times New Roman" w:cs="Times New Roman"/>
                  <w:color w:val="000000"/>
                  <w:sz w:val="24"/>
                  <w:szCs w:val="24"/>
                </w:rPr>
                <w:t>4</w:t>
              </w:r>
            </w:ins>
            <w:ins w:id="208" w:author="Jorge Condori" w:date="2025-06-21T20:08:00Z">
              <w:r w:rsidRPr="00BE5E5C">
                <w:rPr>
                  <w:rFonts w:ascii="Times New Roman" w:eastAsia="Times New Roman" w:hAnsi="Times New Roman" w:cs="Times New Roman"/>
                  <w:color w:val="000000"/>
                  <w:sz w:val="24"/>
                  <w:szCs w:val="24"/>
                </w:rPr>
                <w:t xml:space="preserve"> m</w:t>
              </w:r>
            </w:ins>
          </w:p>
        </w:tc>
      </w:tr>
      <w:tr w:rsidR="003F0C82" w:rsidRPr="00BE5E5C" w14:paraId="1DF8407A" w14:textId="77777777" w:rsidTr="00397C3E">
        <w:trPr>
          <w:trHeight w:val="263"/>
          <w:jc w:val="center"/>
          <w:ins w:id="209" w:author="Jorge Condori" w:date="2025-06-21T20:08:00Z"/>
        </w:trPr>
        <w:tc>
          <w:tcPr>
            <w:tcW w:w="3746" w:type="dxa"/>
            <w:tcBorders>
              <w:top w:val="nil"/>
              <w:left w:val="nil"/>
              <w:bottom w:val="nil"/>
              <w:right w:val="nil"/>
            </w:tcBorders>
            <w:shd w:val="clear" w:color="auto" w:fill="auto"/>
            <w:noWrap/>
            <w:vAlign w:val="bottom"/>
            <w:hideMark/>
          </w:tcPr>
          <w:p w14:paraId="4975179C" w14:textId="77777777" w:rsidR="003F0C82" w:rsidRPr="00BE5E5C" w:rsidRDefault="003F0C82" w:rsidP="00060676">
            <w:pPr>
              <w:spacing w:after="0" w:line="360" w:lineRule="auto"/>
              <w:jc w:val="both"/>
              <w:rPr>
                <w:ins w:id="210" w:author="Jorge Condori" w:date="2025-06-21T20:08:00Z"/>
                <w:rFonts w:ascii="Times New Roman" w:eastAsia="Times New Roman" w:hAnsi="Times New Roman" w:cs="Times New Roman"/>
                <w:color w:val="000000"/>
                <w:sz w:val="24"/>
                <w:szCs w:val="24"/>
              </w:rPr>
              <w:pPrChange w:id="211" w:author="elda perez campos" w:date="2025-07-14T22:36:00Z">
                <w:pPr>
                  <w:spacing w:after="0" w:line="276" w:lineRule="auto"/>
                  <w:jc w:val="both"/>
                </w:pPr>
              </w:pPrChange>
            </w:pPr>
            <w:ins w:id="212" w:author="Jorge Condori" w:date="2025-06-21T20:08:00Z">
              <w:r w:rsidRPr="00BE5E5C">
                <w:rPr>
                  <w:rFonts w:ascii="Times New Roman" w:eastAsia="Times New Roman" w:hAnsi="Times New Roman" w:cs="Times New Roman"/>
                  <w:color w:val="000000"/>
                  <w:sz w:val="24"/>
                  <w:szCs w:val="24"/>
                </w:rPr>
                <w:t>Área neta de la UE</w:t>
              </w:r>
            </w:ins>
          </w:p>
        </w:tc>
        <w:tc>
          <w:tcPr>
            <w:tcW w:w="1318" w:type="dxa"/>
            <w:tcBorders>
              <w:top w:val="nil"/>
              <w:left w:val="nil"/>
              <w:bottom w:val="nil"/>
              <w:right w:val="nil"/>
            </w:tcBorders>
            <w:shd w:val="clear" w:color="auto" w:fill="auto"/>
            <w:noWrap/>
            <w:vAlign w:val="bottom"/>
            <w:hideMark/>
          </w:tcPr>
          <w:p w14:paraId="2C17893A" w14:textId="290E6D9A" w:rsidR="003F0C82" w:rsidRPr="00BE5E5C" w:rsidRDefault="003F0C82" w:rsidP="00060676">
            <w:pPr>
              <w:spacing w:after="0" w:line="360" w:lineRule="auto"/>
              <w:jc w:val="both"/>
              <w:rPr>
                <w:ins w:id="213" w:author="Jorge Condori" w:date="2025-06-21T20:08:00Z"/>
                <w:rFonts w:ascii="Times New Roman" w:eastAsia="Times New Roman" w:hAnsi="Times New Roman" w:cs="Times New Roman"/>
                <w:color w:val="000000"/>
                <w:sz w:val="24"/>
                <w:szCs w:val="24"/>
              </w:rPr>
              <w:pPrChange w:id="214" w:author="elda perez campos" w:date="2025-07-14T22:36:00Z">
                <w:pPr>
                  <w:spacing w:after="0" w:line="276" w:lineRule="auto"/>
                  <w:jc w:val="both"/>
                </w:pPr>
              </w:pPrChange>
            </w:pPr>
            <w:ins w:id="215" w:author="Jorge Condori" w:date="2025-06-21T20:10:00Z">
              <w:r>
                <w:rPr>
                  <w:rFonts w:ascii="Times New Roman" w:eastAsia="Times New Roman" w:hAnsi="Times New Roman" w:cs="Times New Roman"/>
                  <w:color w:val="000000"/>
                  <w:sz w:val="24"/>
                  <w:szCs w:val="24"/>
                </w:rPr>
                <w:t>7</w:t>
              </w:r>
            </w:ins>
            <w:ins w:id="216" w:author="Jorge Condori" w:date="2025-06-21T20:08:00Z">
              <w:r w:rsidRPr="00BE5E5C">
                <w:rPr>
                  <w:rFonts w:ascii="Times New Roman" w:eastAsia="Times New Roman" w:hAnsi="Times New Roman" w:cs="Times New Roman"/>
                  <w:color w:val="000000"/>
                  <w:sz w:val="24"/>
                  <w:szCs w:val="24"/>
                </w:rPr>
                <w:t>.2 m</w:t>
              </w:r>
            </w:ins>
          </w:p>
        </w:tc>
      </w:tr>
      <w:tr w:rsidR="003F0C82" w:rsidRPr="00BE5E5C" w14:paraId="1FF81A57" w14:textId="77777777" w:rsidTr="00397C3E">
        <w:trPr>
          <w:trHeight w:val="263"/>
          <w:jc w:val="center"/>
          <w:ins w:id="217" w:author="Jorge Condori" w:date="2025-06-21T20:08:00Z"/>
        </w:trPr>
        <w:tc>
          <w:tcPr>
            <w:tcW w:w="5064" w:type="dxa"/>
            <w:gridSpan w:val="2"/>
            <w:tcBorders>
              <w:top w:val="single" w:sz="4" w:space="0" w:color="auto"/>
              <w:left w:val="nil"/>
              <w:bottom w:val="single" w:sz="4" w:space="0" w:color="auto"/>
              <w:right w:val="nil"/>
            </w:tcBorders>
            <w:shd w:val="clear" w:color="auto" w:fill="auto"/>
            <w:noWrap/>
            <w:vAlign w:val="bottom"/>
            <w:hideMark/>
          </w:tcPr>
          <w:p w14:paraId="57CE49F5" w14:textId="77777777" w:rsidR="003F0C82" w:rsidRPr="00BE5E5C" w:rsidRDefault="003F0C82" w:rsidP="00060676">
            <w:pPr>
              <w:spacing w:after="0" w:line="360" w:lineRule="auto"/>
              <w:jc w:val="both"/>
              <w:rPr>
                <w:ins w:id="218" w:author="Jorge Condori" w:date="2025-06-21T20:08:00Z"/>
                <w:rFonts w:ascii="Times New Roman" w:eastAsia="Times New Roman" w:hAnsi="Times New Roman" w:cs="Times New Roman"/>
                <w:b/>
                <w:bCs/>
                <w:color w:val="000000"/>
                <w:sz w:val="24"/>
                <w:szCs w:val="24"/>
              </w:rPr>
              <w:pPrChange w:id="219" w:author="elda perez campos" w:date="2025-07-14T22:36:00Z">
                <w:pPr>
                  <w:spacing w:after="0" w:line="276" w:lineRule="auto"/>
                  <w:jc w:val="both"/>
                </w:pPr>
              </w:pPrChange>
            </w:pPr>
            <w:ins w:id="220" w:author="Jorge Condori" w:date="2025-06-21T20:08:00Z">
              <w:r w:rsidRPr="00BE5E5C">
                <w:rPr>
                  <w:rFonts w:ascii="Times New Roman" w:eastAsia="Times New Roman" w:hAnsi="Times New Roman" w:cs="Times New Roman"/>
                  <w:b/>
                  <w:bCs/>
                  <w:color w:val="000000"/>
                  <w:sz w:val="24"/>
                  <w:szCs w:val="24"/>
                </w:rPr>
                <w:t>Bloques</w:t>
              </w:r>
            </w:ins>
          </w:p>
        </w:tc>
      </w:tr>
      <w:tr w:rsidR="003F0C82" w:rsidRPr="00BE5E5C" w14:paraId="2E0134FC" w14:textId="77777777" w:rsidTr="00397C3E">
        <w:trPr>
          <w:trHeight w:val="263"/>
          <w:jc w:val="center"/>
          <w:ins w:id="221" w:author="Jorge Condori" w:date="2025-06-21T20:08:00Z"/>
        </w:trPr>
        <w:tc>
          <w:tcPr>
            <w:tcW w:w="3746" w:type="dxa"/>
            <w:tcBorders>
              <w:top w:val="nil"/>
              <w:left w:val="nil"/>
              <w:bottom w:val="nil"/>
              <w:right w:val="nil"/>
            </w:tcBorders>
            <w:shd w:val="clear" w:color="auto" w:fill="auto"/>
            <w:noWrap/>
            <w:vAlign w:val="bottom"/>
            <w:hideMark/>
          </w:tcPr>
          <w:p w14:paraId="0C174962" w14:textId="77777777" w:rsidR="003F0C82" w:rsidRPr="00BE5E5C" w:rsidRDefault="003F0C82" w:rsidP="00060676">
            <w:pPr>
              <w:spacing w:after="0" w:line="360" w:lineRule="auto"/>
              <w:jc w:val="both"/>
              <w:rPr>
                <w:ins w:id="222" w:author="Jorge Condori" w:date="2025-06-21T20:08:00Z"/>
                <w:rFonts w:ascii="Times New Roman" w:eastAsia="Times New Roman" w:hAnsi="Times New Roman" w:cs="Times New Roman"/>
                <w:color w:val="000000"/>
                <w:sz w:val="24"/>
                <w:szCs w:val="24"/>
              </w:rPr>
              <w:pPrChange w:id="223" w:author="elda perez campos" w:date="2025-07-14T22:36:00Z">
                <w:pPr>
                  <w:spacing w:after="0" w:line="276" w:lineRule="auto"/>
                  <w:jc w:val="both"/>
                </w:pPr>
              </w:pPrChange>
            </w:pPr>
            <w:ins w:id="224" w:author="Jorge Condori" w:date="2025-06-21T20:08:00Z">
              <w:r w:rsidRPr="00BE5E5C">
                <w:rPr>
                  <w:rFonts w:ascii="Times New Roman" w:eastAsia="Times New Roman" w:hAnsi="Times New Roman" w:cs="Times New Roman"/>
                  <w:color w:val="000000"/>
                  <w:sz w:val="24"/>
                  <w:szCs w:val="24"/>
                </w:rPr>
                <w:t>Número</w:t>
              </w:r>
            </w:ins>
          </w:p>
        </w:tc>
        <w:tc>
          <w:tcPr>
            <w:tcW w:w="1318" w:type="dxa"/>
            <w:tcBorders>
              <w:top w:val="nil"/>
              <w:left w:val="nil"/>
              <w:bottom w:val="nil"/>
              <w:right w:val="nil"/>
            </w:tcBorders>
            <w:shd w:val="clear" w:color="auto" w:fill="auto"/>
            <w:noWrap/>
            <w:vAlign w:val="center"/>
            <w:hideMark/>
          </w:tcPr>
          <w:p w14:paraId="7466FCE8" w14:textId="138CE2D1" w:rsidR="003F0C82" w:rsidRPr="00BE5E5C" w:rsidRDefault="003F0C82" w:rsidP="00060676">
            <w:pPr>
              <w:spacing w:after="0" w:line="360" w:lineRule="auto"/>
              <w:jc w:val="both"/>
              <w:rPr>
                <w:ins w:id="225" w:author="Jorge Condori" w:date="2025-06-21T20:08:00Z"/>
                <w:rFonts w:ascii="Times New Roman" w:eastAsia="Times New Roman" w:hAnsi="Times New Roman" w:cs="Times New Roman"/>
                <w:color w:val="000000"/>
                <w:sz w:val="24"/>
                <w:szCs w:val="24"/>
              </w:rPr>
              <w:pPrChange w:id="226" w:author="elda perez campos" w:date="2025-07-14T22:36:00Z">
                <w:pPr>
                  <w:spacing w:after="0" w:line="276" w:lineRule="auto"/>
                  <w:jc w:val="both"/>
                </w:pPr>
              </w:pPrChange>
            </w:pPr>
            <w:ins w:id="227" w:author="Jorge Condori" w:date="2025-06-21T20:10:00Z">
              <w:r>
                <w:rPr>
                  <w:rFonts w:ascii="Times New Roman" w:eastAsia="Times New Roman" w:hAnsi="Times New Roman" w:cs="Times New Roman"/>
                  <w:color w:val="000000"/>
                  <w:sz w:val="24"/>
                  <w:szCs w:val="24"/>
                </w:rPr>
                <w:t>3</w:t>
              </w:r>
            </w:ins>
          </w:p>
        </w:tc>
      </w:tr>
      <w:tr w:rsidR="003F0C82" w:rsidRPr="00BE5E5C" w14:paraId="2EE1B3C2" w14:textId="77777777" w:rsidTr="00397C3E">
        <w:trPr>
          <w:trHeight w:val="263"/>
          <w:jc w:val="center"/>
          <w:ins w:id="228" w:author="Jorge Condori" w:date="2025-06-21T20:08:00Z"/>
        </w:trPr>
        <w:tc>
          <w:tcPr>
            <w:tcW w:w="3746" w:type="dxa"/>
            <w:tcBorders>
              <w:top w:val="nil"/>
              <w:left w:val="nil"/>
              <w:bottom w:val="nil"/>
              <w:right w:val="nil"/>
            </w:tcBorders>
            <w:shd w:val="clear" w:color="auto" w:fill="auto"/>
            <w:noWrap/>
            <w:vAlign w:val="bottom"/>
            <w:hideMark/>
          </w:tcPr>
          <w:p w14:paraId="7F5A862E" w14:textId="77777777" w:rsidR="003F0C82" w:rsidRPr="00BE5E5C" w:rsidRDefault="003F0C82" w:rsidP="00060676">
            <w:pPr>
              <w:spacing w:after="0" w:line="360" w:lineRule="auto"/>
              <w:jc w:val="both"/>
              <w:rPr>
                <w:ins w:id="229" w:author="Jorge Condori" w:date="2025-06-21T20:08:00Z"/>
                <w:rFonts w:ascii="Times New Roman" w:eastAsia="Times New Roman" w:hAnsi="Times New Roman" w:cs="Times New Roman"/>
                <w:color w:val="000000"/>
                <w:sz w:val="24"/>
                <w:szCs w:val="24"/>
              </w:rPr>
              <w:pPrChange w:id="230" w:author="elda perez campos" w:date="2025-07-14T22:36:00Z">
                <w:pPr>
                  <w:spacing w:after="0" w:line="276" w:lineRule="auto"/>
                  <w:jc w:val="both"/>
                </w:pPr>
              </w:pPrChange>
            </w:pPr>
            <w:ins w:id="231" w:author="Jorge Condori" w:date="2025-06-21T20:08:00Z">
              <w:r w:rsidRPr="00BE5E5C">
                <w:rPr>
                  <w:rFonts w:ascii="Times New Roman" w:eastAsia="Times New Roman" w:hAnsi="Times New Roman" w:cs="Times New Roman"/>
                  <w:color w:val="000000"/>
                  <w:sz w:val="24"/>
                  <w:szCs w:val="24"/>
                </w:rPr>
                <w:t>Largo</w:t>
              </w:r>
            </w:ins>
          </w:p>
        </w:tc>
        <w:tc>
          <w:tcPr>
            <w:tcW w:w="1318" w:type="dxa"/>
            <w:tcBorders>
              <w:top w:val="nil"/>
              <w:left w:val="nil"/>
              <w:bottom w:val="nil"/>
              <w:right w:val="nil"/>
            </w:tcBorders>
            <w:shd w:val="clear" w:color="auto" w:fill="auto"/>
            <w:noWrap/>
            <w:vAlign w:val="center"/>
            <w:hideMark/>
          </w:tcPr>
          <w:p w14:paraId="4EDA7C5C" w14:textId="58EAEE6C" w:rsidR="003F0C82" w:rsidRPr="00BE5E5C" w:rsidRDefault="003F0C82" w:rsidP="00060676">
            <w:pPr>
              <w:spacing w:after="0" w:line="360" w:lineRule="auto"/>
              <w:jc w:val="both"/>
              <w:rPr>
                <w:ins w:id="232" w:author="Jorge Condori" w:date="2025-06-21T20:08:00Z"/>
                <w:rFonts w:ascii="Times New Roman" w:eastAsia="Times New Roman" w:hAnsi="Times New Roman" w:cs="Times New Roman"/>
                <w:color w:val="000000"/>
                <w:sz w:val="24"/>
                <w:szCs w:val="24"/>
              </w:rPr>
              <w:pPrChange w:id="233" w:author="elda perez campos" w:date="2025-07-14T22:36:00Z">
                <w:pPr>
                  <w:spacing w:after="0" w:line="276" w:lineRule="auto"/>
                  <w:jc w:val="both"/>
                </w:pPr>
              </w:pPrChange>
            </w:pPr>
            <w:ins w:id="234" w:author="Jorge Condori" w:date="2025-06-21T20:10:00Z">
              <w:r>
                <w:rPr>
                  <w:rFonts w:ascii="Times New Roman" w:eastAsia="Times New Roman" w:hAnsi="Times New Roman" w:cs="Times New Roman"/>
                  <w:color w:val="000000"/>
                  <w:sz w:val="24"/>
                  <w:szCs w:val="24"/>
                </w:rPr>
                <w:t>17</w:t>
              </w:r>
            </w:ins>
            <w:ins w:id="235" w:author="Jorge Condori" w:date="2025-06-21T20:08:00Z">
              <w:r w:rsidRPr="00BE5E5C">
                <w:rPr>
                  <w:rFonts w:ascii="Times New Roman" w:eastAsia="Times New Roman" w:hAnsi="Times New Roman" w:cs="Times New Roman"/>
                  <w:color w:val="000000"/>
                  <w:sz w:val="24"/>
                  <w:szCs w:val="24"/>
                </w:rPr>
                <w:t>.</w:t>
              </w:r>
            </w:ins>
            <w:ins w:id="236" w:author="Jorge Condori" w:date="2025-06-21T20:10:00Z">
              <w:r>
                <w:rPr>
                  <w:rFonts w:ascii="Times New Roman" w:eastAsia="Times New Roman" w:hAnsi="Times New Roman" w:cs="Times New Roman"/>
                  <w:color w:val="000000"/>
                  <w:sz w:val="24"/>
                  <w:szCs w:val="24"/>
                </w:rPr>
                <w:t>0</w:t>
              </w:r>
            </w:ins>
            <w:ins w:id="237" w:author="Jorge Condori" w:date="2025-06-21T20:08:00Z">
              <w:r w:rsidRPr="00BE5E5C">
                <w:rPr>
                  <w:rFonts w:ascii="Times New Roman" w:eastAsia="Times New Roman" w:hAnsi="Times New Roman" w:cs="Times New Roman"/>
                  <w:color w:val="000000"/>
                  <w:sz w:val="24"/>
                  <w:szCs w:val="24"/>
                </w:rPr>
                <w:t xml:space="preserve"> m</w:t>
              </w:r>
            </w:ins>
          </w:p>
        </w:tc>
      </w:tr>
      <w:tr w:rsidR="003F0C82" w:rsidRPr="00BE5E5C" w14:paraId="6F9DCC12" w14:textId="77777777" w:rsidTr="00397C3E">
        <w:trPr>
          <w:trHeight w:val="263"/>
          <w:jc w:val="center"/>
          <w:ins w:id="238" w:author="Jorge Condori" w:date="2025-06-21T20:08:00Z"/>
        </w:trPr>
        <w:tc>
          <w:tcPr>
            <w:tcW w:w="3746" w:type="dxa"/>
            <w:tcBorders>
              <w:top w:val="nil"/>
              <w:left w:val="nil"/>
              <w:bottom w:val="nil"/>
              <w:right w:val="nil"/>
            </w:tcBorders>
            <w:shd w:val="clear" w:color="auto" w:fill="auto"/>
            <w:noWrap/>
            <w:vAlign w:val="bottom"/>
            <w:hideMark/>
          </w:tcPr>
          <w:p w14:paraId="23B9E741" w14:textId="77777777" w:rsidR="003F0C82" w:rsidRPr="00BE5E5C" w:rsidRDefault="003F0C82" w:rsidP="00060676">
            <w:pPr>
              <w:spacing w:after="0" w:line="360" w:lineRule="auto"/>
              <w:jc w:val="both"/>
              <w:rPr>
                <w:ins w:id="239" w:author="Jorge Condori" w:date="2025-06-21T20:08:00Z"/>
                <w:rFonts w:ascii="Times New Roman" w:eastAsia="Times New Roman" w:hAnsi="Times New Roman" w:cs="Times New Roman"/>
                <w:color w:val="000000"/>
                <w:sz w:val="24"/>
                <w:szCs w:val="24"/>
              </w:rPr>
              <w:pPrChange w:id="240" w:author="elda perez campos" w:date="2025-07-14T22:36:00Z">
                <w:pPr>
                  <w:spacing w:after="0" w:line="276" w:lineRule="auto"/>
                  <w:jc w:val="both"/>
                </w:pPr>
              </w:pPrChange>
            </w:pPr>
            <w:ins w:id="241" w:author="Jorge Condori" w:date="2025-06-21T20:08:00Z">
              <w:r w:rsidRPr="00BE5E5C">
                <w:rPr>
                  <w:rFonts w:ascii="Times New Roman" w:eastAsia="Times New Roman" w:hAnsi="Times New Roman" w:cs="Times New Roman"/>
                  <w:color w:val="000000"/>
                  <w:sz w:val="24"/>
                  <w:szCs w:val="24"/>
                </w:rPr>
                <w:t xml:space="preserve">Ancho </w:t>
              </w:r>
            </w:ins>
          </w:p>
        </w:tc>
        <w:tc>
          <w:tcPr>
            <w:tcW w:w="1318" w:type="dxa"/>
            <w:tcBorders>
              <w:top w:val="nil"/>
              <w:left w:val="nil"/>
              <w:bottom w:val="nil"/>
              <w:right w:val="nil"/>
            </w:tcBorders>
            <w:shd w:val="clear" w:color="auto" w:fill="auto"/>
            <w:noWrap/>
            <w:vAlign w:val="center"/>
            <w:hideMark/>
          </w:tcPr>
          <w:p w14:paraId="2DE970EC" w14:textId="2A1CC029" w:rsidR="003F0C82" w:rsidRPr="00BE5E5C" w:rsidRDefault="003F0C82" w:rsidP="00060676">
            <w:pPr>
              <w:spacing w:after="0" w:line="360" w:lineRule="auto"/>
              <w:jc w:val="both"/>
              <w:rPr>
                <w:ins w:id="242" w:author="Jorge Condori" w:date="2025-06-21T20:08:00Z"/>
                <w:rFonts w:ascii="Times New Roman" w:eastAsia="Times New Roman" w:hAnsi="Times New Roman" w:cs="Times New Roman"/>
                <w:color w:val="000000"/>
                <w:sz w:val="24"/>
                <w:szCs w:val="24"/>
              </w:rPr>
              <w:pPrChange w:id="243" w:author="elda perez campos" w:date="2025-07-14T22:36:00Z">
                <w:pPr>
                  <w:spacing w:after="0" w:line="276" w:lineRule="auto"/>
                  <w:jc w:val="both"/>
                </w:pPr>
              </w:pPrChange>
            </w:pPr>
            <w:ins w:id="244" w:author="Jorge Condori" w:date="2025-06-21T20:08:00Z">
              <w:r w:rsidRPr="00BE5E5C">
                <w:rPr>
                  <w:rFonts w:ascii="Times New Roman" w:eastAsia="Times New Roman" w:hAnsi="Times New Roman" w:cs="Times New Roman"/>
                  <w:color w:val="000000"/>
                  <w:sz w:val="24"/>
                  <w:szCs w:val="24"/>
                </w:rPr>
                <w:t>2.</w:t>
              </w:r>
            </w:ins>
            <w:ins w:id="245" w:author="Jorge Condori" w:date="2025-06-21T20:10:00Z">
              <w:r>
                <w:rPr>
                  <w:rFonts w:ascii="Times New Roman" w:eastAsia="Times New Roman" w:hAnsi="Times New Roman" w:cs="Times New Roman"/>
                  <w:color w:val="000000"/>
                  <w:sz w:val="24"/>
                  <w:szCs w:val="24"/>
                </w:rPr>
                <w:t>4</w:t>
              </w:r>
            </w:ins>
            <w:ins w:id="246" w:author="Jorge Condori" w:date="2025-06-21T20:08:00Z">
              <w:r w:rsidRPr="00BE5E5C">
                <w:rPr>
                  <w:rFonts w:ascii="Times New Roman" w:eastAsia="Times New Roman" w:hAnsi="Times New Roman" w:cs="Times New Roman"/>
                  <w:color w:val="000000"/>
                  <w:sz w:val="24"/>
                  <w:szCs w:val="24"/>
                </w:rPr>
                <w:t xml:space="preserve"> m</w:t>
              </w:r>
            </w:ins>
          </w:p>
        </w:tc>
      </w:tr>
      <w:tr w:rsidR="003F0C82" w:rsidRPr="00BE5E5C" w14:paraId="68F27EED" w14:textId="77777777" w:rsidTr="00397C3E">
        <w:trPr>
          <w:trHeight w:val="263"/>
          <w:jc w:val="center"/>
          <w:ins w:id="247" w:author="Jorge Condori" w:date="2025-06-21T20:08:00Z"/>
        </w:trPr>
        <w:tc>
          <w:tcPr>
            <w:tcW w:w="3746" w:type="dxa"/>
            <w:tcBorders>
              <w:top w:val="nil"/>
              <w:left w:val="nil"/>
              <w:bottom w:val="nil"/>
              <w:right w:val="nil"/>
            </w:tcBorders>
            <w:shd w:val="clear" w:color="auto" w:fill="auto"/>
            <w:noWrap/>
            <w:vAlign w:val="bottom"/>
            <w:hideMark/>
          </w:tcPr>
          <w:p w14:paraId="13AAD38A" w14:textId="77777777" w:rsidR="003F0C82" w:rsidRPr="00BE5E5C" w:rsidRDefault="003F0C82" w:rsidP="00060676">
            <w:pPr>
              <w:spacing w:after="0" w:line="360" w:lineRule="auto"/>
              <w:jc w:val="both"/>
              <w:rPr>
                <w:ins w:id="248" w:author="Jorge Condori" w:date="2025-06-21T20:08:00Z"/>
                <w:rFonts w:ascii="Times New Roman" w:eastAsia="Times New Roman" w:hAnsi="Times New Roman" w:cs="Times New Roman"/>
                <w:color w:val="000000"/>
                <w:sz w:val="24"/>
                <w:szCs w:val="24"/>
              </w:rPr>
              <w:pPrChange w:id="249" w:author="elda perez campos" w:date="2025-07-14T22:36:00Z">
                <w:pPr>
                  <w:spacing w:after="0" w:line="276" w:lineRule="auto"/>
                  <w:jc w:val="both"/>
                </w:pPr>
              </w:pPrChange>
            </w:pPr>
            <w:ins w:id="250" w:author="Jorge Condori" w:date="2025-06-21T20:08:00Z">
              <w:r w:rsidRPr="00BE5E5C">
                <w:rPr>
                  <w:rFonts w:ascii="Times New Roman" w:eastAsia="Times New Roman" w:hAnsi="Times New Roman" w:cs="Times New Roman"/>
                  <w:color w:val="000000"/>
                  <w:sz w:val="24"/>
                  <w:szCs w:val="24"/>
                </w:rPr>
                <w:t>Distancia entre bloques</w:t>
              </w:r>
            </w:ins>
          </w:p>
        </w:tc>
        <w:tc>
          <w:tcPr>
            <w:tcW w:w="1318" w:type="dxa"/>
            <w:tcBorders>
              <w:top w:val="nil"/>
              <w:left w:val="nil"/>
              <w:bottom w:val="nil"/>
              <w:right w:val="nil"/>
            </w:tcBorders>
            <w:shd w:val="clear" w:color="auto" w:fill="auto"/>
            <w:noWrap/>
            <w:vAlign w:val="center"/>
            <w:hideMark/>
          </w:tcPr>
          <w:p w14:paraId="1B82187F" w14:textId="5ACF0298" w:rsidR="003F0C82" w:rsidRPr="00BE5E5C" w:rsidRDefault="003F0C82" w:rsidP="00060676">
            <w:pPr>
              <w:spacing w:after="0" w:line="360" w:lineRule="auto"/>
              <w:jc w:val="both"/>
              <w:rPr>
                <w:ins w:id="251" w:author="Jorge Condori" w:date="2025-06-21T20:08:00Z"/>
                <w:rFonts w:ascii="Times New Roman" w:eastAsia="Times New Roman" w:hAnsi="Times New Roman" w:cs="Times New Roman"/>
                <w:color w:val="000000"/>
                <w:sz w:val="24"/>
                <w:szCs w:val="24"/>
              </w:rPr>
              <w:pPrChange w:id="252" w:author="elda perez campos" w:date="2025-07-14T22:36:00Z">
                <w:pPr>
                  <w:spacing w:after="0" w:line="276" w:lineRule="auto"/>
                  <w:jc w:val="both"/>
                </w:pPr>
              </w:pPrChange>
            </w:pPr>
            <w:ins w:id="253" w:author="Jorge Condori" w:date="2025-06-21T20:10:00Z">
              <w:r>
                <w:rPr>
                  <w:rFonts w:ascii="Times New Roman" w:eastAsia="Times New Roman" w:hAnsi="Times New Roman" w:cs="Times New Roman"/>
                  <w:color w:val="000000"/>
                  <w:sz w:val="24"/>
                  <w:szCs w:val="24"/>
                </w:rPr>
                <w:t>0.6</w:t>
              </w:r>
            </w:ins>
            <w:ins w:id="254" w:author="Jorge Condori" w:date="2025-06-21T20:08:00Z">
              <w:r w:rsidRPr="00BE5E5C">
                <w:rPr>
                  <w:rFonts w:ascii="Times New Roman" w:eastAsia="Times New Roman" w:hAnsi="Times New Roman" w:cs="Times New Roman"/>
                  <w:color w:val="000000"/>
                  <w:sz w:val="24"/>
                  <w:szCs w:val="24"/>
                </w:rPr>
                <w:t xml:space="preserve"> m</w:t>
              </w:r>
            </w:ins>
          </w:p>
        </w:tc>
      </w:tr>
      <w:tr w:rsidR="003F0C82" w:rsidRPr="00BE5E5C" w14:paraId="1A37B1A3" w14:textId="77777777" w:rsidTr="00397C3E">
        <w:trPr>
          <w:trHeight w:val="263"/>
          <w:jc w:val="center"/>
          <w:ins w:id="255" w:author="Jorge Condori" w:date="2025-06-21T20:08:00Z"/>
        </w:trPr>
        <w:tc>
          <w:tcPr>
            <w:tcW w:w="5064" w:type="dxa"/>
            <w:gridSpan w:val="2"/>
            <w:tcBorders>
              <w:top w:val="single" w:sz="4" w:space="0" w:color="auto"/>
              <w:left w:val="nil"/>
              <w:bottom w:val="single" w:sz="4" w:space="0" w:color="auto"/>
              <w:right w:val="nil"/>
            </w:tcBorders>
            <w:shd w:val="clear" w:color="auto" w:fill="auto"/>
            <w:noWrap/>
            <w:vAlign w:val="bottom"/>
            <w:hideMark/>
          </w:tcPr>
          <w:p w14:paraId="39FC2C2E" w14:textId="77777777" w:rsidR="003F0C82" w:rsidRPr="00BE5E5C" w:rsidRDefault="003F0C82" w:rsidP="00060676">
            <w:pPr>
              <w:spacing w:after="0" w:line="360" w:lineRule="auto"/>
              <w:jc w:val="both"/>
              <w:rPr>
                <w:ins w:id="256" w:author="Jorge Condori" w:date="2025-06-21T20:08:00Z"/>
                <w:rFonts w:ascii="Times New Roman" w:eastAsia="Times New Roman" w:hAnsi="Times New Roman" w:cs="Times New Roman"/>
                <w:b/>
                <w:bCs/>
                <w:color w:val="000000"/>
                <w:sz w:val="24"/>
                <w:szCs w:val="24"/>
              </w:rPr>
              <w:pPrChange w:id="257" w:author="elda perez campos" w:date="2025-07-14T22:36:00Z">
                <w:pPr>
                  <w:spacing w:after="0" w:line="276" w:lineRule="auto"/>
                  <w:jc w:val="both"/>
                </w:pPr>
              </w:pPrChange>
            </w:pPr>
            <w:ins w:id="258" w:author="Jorge Condori" w:date="2025-06-21T20:08:00Z">
              <w:r w:rsidRPr="00BE5E5C">
                <w:rPr>
                  <w:rFonts w:ascii="Times New Roman" w:eastAsia="Times New Roman" w:hAnsi="Times New Roman" w:cs="Times New Roman"/>
                  <w:b/>
                  <w:bCs/>
                  <w:color w:val="000000"/>
                  <w:sz w:val="24"/>
                  <w:szCs w:val="24"/>
                </w:rPr>
                <w:lastRenderedPageBreak/>
                <w:t>Surcos</w:t>
              </w:r>
            </w:ins>
          </w:p>
        </w:tc>
      </w:tr>
      <w:tr w:rsidR="003F0C82" w:rsidRPr="00BE5E5C" w14:paraId="38BFC03A" w14:textId="77777777" w:rsidTr="00397C3E">
        <w:trPr>
          <w:trHeight w:val="253"/>
          <w:jc w:val="center"/>
          <w:ins w:id="259" w:author="Jorge Condori" w:date="2025-06-21T20:08:00Z"/>
        </w:trPr>
        <w:tc>
          <w:tcPr>
            <w:tcW w:w="3746" w:type="dxa"/>
            <w:tcBorders>
              <w:top w:val="nil"/>
              <w:left w:val="nil"/>
              <w:bottom w:val="nil"/>
              <w:right w:val="nil"/>
            </w:tcBorders>
            <w:shd w:val="clear" w:color="auto" w:fill="auto"/>
            <w:noWrap/>
            <w:vAlign w:val="bottom"/>
            <w:hideMark/>
          </w:tcPr>
          <w:p w14:paraId="65A67448" w14:textId="77777777" w:rsidR="003F0C82" w:rsidRPr="00BE5E5C" w:rsidRDefault="003F0C82" w:rsidP="00060676">
            <w:pPr>
              <w:spacing w:after="0" w:line="360" w:lineRule="auto"/>
              <w:jc w:val="both"/>
              <w:rPr>
                <w:ins w:id="260" w:author="Jorge Condori" w:date="2025-06-21T20:08:00Z"/>
                <w:rFonts w:ascii="Times New Roman" w:eastAsia="Times New Roman" w:hAnsi="Times New Roman" w:cs="Times New Roman"/>
                <w:color w:val="000000"/>
                <w:sz w:val="24"/>
                <w:szCs w:val="24"/>
              </w:rPr>
              <w:pPrChange w:id="261" w:author="elda perez campos" w:date="2025-07-14T22:36:00Z">
                <w:pPr>
                  <w:spacing w:after="0" w:line="276" w:lineRule="auto"/>
                  <w:jc w:val="both"/>
                </w:pPr>
              </w:pPrChange>
            </w:pPr>
            <w:ins w:id="262" w:author="Jorge Condori" w:date="2025-06-21T20:08:00Z">
              <w:r w:rsidRPr="00BE5E5C">
                <w:rPr>
                  <w:rFonts w:ascii="Times New Roman" w:eastAsia="Times New Roman" w:hAnsi="Times New Roman" w:cs="Times New Roman"/>
                  <w:color w:val="000000"/>
                  <w:sz w:val="24"/>
                  <w:szCs w:val="24"/>
                </w:rPr>
                <w:t xml:space="preserve">Número de surcos por UE </w:t>
              </w:r>
            </w:ins>
          </w:p>
        </w:tc>
        <w:tc>
          <w:tcPr>
            <w:tcW w:w="1318" w:type="dxa"/>
            <w:tcBorders>
              <w:top w:val="nil"/>
              <w:left w:val="nil"/>
              <w:bottom w:val="nil"/>
              <w:right w:val="nil"/>
            </w:tcBorders>
            <w:shd w:val="clear" w:color="auto" w:fill="auto"/>
            <w:noWrap/>
            <w:vAlign w:val="bottom"/>
            <w:hideMark/>
          </w:tcPr>
          <w:p w14:paraId="3DC7E598" w14:textId="77777777" w:rsidR="003F0C82" w:rsidRPr="00BE5E5C" w:rsidRDefault="003F0C82" w:rsidP="00060676">
            <w:pPr>
              <w:spacing w:after="0" w:line="360" w:lineRule="auto"/>
              <w:jc w:val="both"/>
              <w:rPr>
                <w:ins w:id="263" w:author="Jorge Condori" w:date="2025-06-21T20:08:00Z"/>
                <w:rFonts w:ascii="Times New Roman" w:eastAsia="Times New Roman" w:hAnsi="Times New Roman" w:cs="Times New Roman"/>
                <w:color w:val="000000"/>
                <w:sz w:val="24"/>
                <w:szCs w:val="24"/>
              </w:rPr>
              <w:pPrChange w:id="264" w:author="elda perez campos" w:date="2025-07-14T22:36:00Z">
                <w:pPr>
                  <w:spacing w:after="0" w:line="276" w:lineRule="auto"/>
                  <w:jc w:val="both"/>
                </w:pPr>
              </w:pPrChange>
            </w:pPr>
            <w:ins w:id="265" w:author="Jorge Condori" w:date="2025-06-21T20:08:00Z">
              <w:r w:rsidRPr="00BE5E5C">
                <w:rPr>
                  <w:rFonts w:ascii="Times New Roman" w:eastAsia="Times New Roman" w:hAnsi="Times New Roman" w:cs="Times New Roman"/>
                  <w:color w:val="000000"/>
                  <w:sz w:val="24"/>
                  <w:szCs w:val="24"/>
                </w:rPr>
                <w:t>4</w:t>
              </w:r>
            </w:ins>
          </w:p>
        </w:tc>
      </w:tr>
      <w:tr w:rsidR="003F0C82" w:rsidRPr="00BE5E5C" w14:paraId="13727DA3" w14:textId="77777777" w:rsidTr="00397C3E">
        <w:trPr>
          <w:trHeight w:val="253"/>
          <w:jc w:val="center"/>
          <w:ins w:id="266" w:author="Jorge Condori" w:date="2025-06-21T20:08:00Z"/>
        </w:trPr>
        <w:tc>
          <w:tcPr>
            <w:tcW w:w="3746" w:type="dxa"/>
            <w:tcBorders>
              <w:top w:val="nil"/>
              <w:left w:val="nil"/>
              <w:bottom w:val="nil"/>
              <w:right w:val="nil"/>
            </w:tcBorders>
            <w:shd w:val="clear" w:color="auto" w:fill="auto"/>
            <w:noWrap/>
            <w:vAlign w:val="bottom"/>
            <w:hideMark/>
          </w:tcPr>
          <w:p w14:paraId="2F3E39E7" w14:textId="77777777" w:rsidR="003F0C82" w:rsidRPr="00BE5E5C" w:rsidRDefault="003F0C82" w:rsidP="00060676">
            <w:pPr>
              <w:spacing w:after="0" w:line="360" w:lineRule="auto"/>
              <w:jc w:val="both"/>
              <w:rPr>
                <w:ins w:id="267" w:author="Jorge Condori" w:date="2025-06-21T20:08:00Z"/>
                <w:rFonts w:ascii="Times New Roman" w:eastAsia="Times New Roman" w:hAnsi="Times New Roman" w:cs="Times New Roman"/>
                <w:color w:val="000000"/>
                <w:sz w:val="24"/>
                <w:szCs w:val="24"/>
              </w:rPr>
              <w:pPrChange w:id="268" w:author="elda perez campos" w:date="2025-07-14T22:36:00Z">
                <w:pPr>
                  <w:spacing w:after="0" w:line="276" w:lineRule="auto"/>
                  <w:jc w:val="both"/>
                </w:pPr>
              </w:pPrChange>
            </w:pPr>
            <w:ins w:id="269" w:author="Jorge Condori" w:date="2025-06-21T20:08:00Z">
              <w:r w:rsidRPr="00BE5E5C">
                <w:rPr>
                  <w:rFonts w:ascii="Times New Roman" w:eastAsia="Times New Roman" w:hAnsi="Times New Roman" w:cs="Times New Roman"/>
                  <w:color w:val="000000"/>
                  <w:sz w:val="24"/>
                  <w:szCs w:val="24"/>
                </w:rPr>
                <w:t xml:space="preserve">Largo </w:t>
              </w:r>
            </w:ins>
          </w:p>
        </w:tc>
        <w:tc>
          <w:tcPr>
            <w:tcW w:w="1318" w:type="dxa"/>
            <w:tcBorders>
              <w:top w:val="nil"/>
              <w:left w:val="nil"/>
              <w:bottom w:val="nil"/>
              <w:right w:val="nil"/>
            </w:tcBorders>
            <w:shd w:val="clear" w:color="auto" w:fill="auto"/>
            <w:noWrap/>
            <w:vAlign w:val="bottom"/>
            <w:hideMark/>
          </w:tcPr>
          <w:p w14:paraId="01401BAD" w14:textId="3DD09D6B" w:rsidR="003F0C82" w:rsidRPr="00BE5E5C" w:rsidRDefault="003F0C82" w:rsidP="00060676">
            <w:pPr>
              <w:spacing w:after="0" w:line="360" w:lineRule="auto"/>
              <w:jc w:val="both"/>
              <w:rPr>
                <w:ins w:id="270" w:author="Jorge Condori" w:date="2025-06-21T20:08:00Z"/>
                <w:rFonts w:ascii="Times New Roman" w:eastAsia="Times New Roman" w:hAnsi="Times New Roman" w:cs="Times New Roman"/>
                <w:color w:val="000000"/>
                <w:sz w:val="24"/>
                <w:szCs w:val="24"/>
              </w:rPr>
              <w:pPrChange w:id="271" w:author="elda perez campos" w:date="2025-07-14T22:36:00Z">
                <w:pPr>
                  <w:spacing w:after="0" w:line="276" w:lineRule="auto"/>
                  <w:jc w:val="both"/>
                </w:pPr>
              </w:pPrChange>
            </w:pPr>
            <w:ins w:id="272" w:author="Jorge Condori" w:date="2025-06-21T20:10:00Z">
              <w:r>
                <w:rPr>
                  <w:rFonts w:ascii="Times New Roman" w:eastAsia="Times New Roman" w:hAnsi="Times New Roman" w:cs="Times New Roman"/>
                  <w:color w:val="000000"/>
                  <w:sz w:val="24"/>
                  <w:szCs w:val="24"/>
                </w:rPr>
                <w:t>3</w:t>
              </w:r>
            </w:ins>
            <w:ins w:id="273" w:author="Jorge Condori" w:date="2025-06-21T20:08:00Z">
              <w:r w:rsidRPr="00BE5E5C">
                <w:rPr>
                  <w:rFonts w:ascii="Times New Roman" w:eastAsia="Times New Roman" w:hAnsi="Times New Roman" w:cs="Times New Roman"/>
                  <w:color w:val="000000"/>
                  <w:sz w:val="24"/>
                  <w:szCs w:val="24"/>
                </w:rPr>
                <w:t xml:space="preserve"> m</w:t>
              </w:r>
            </w:ins>
          </w:p>
        </w:tc>
      </w:tr>
      <w:tr w:rsidR="003F0C82" w:rsidRPr="00BE5E5C" w14:paraId="3B745319" w14:textId="77777777" w:rsidTr="00397C3E">
        <w:trPr>
          <w:trHeight w:val="253"/>
          <w:jc w:val="center"/>
          <w:ins w:id="274" w:author="Jorge Condori" w:date="2025-06-21T20:08:00Z"/>
        </w:trPr>
        <w:tc>
          <w:tcPr>
            <w:tcW w:w="3746" w:type="dxa"/>
            <w:tcBorders>
              <w:top w:val="nil"/>
              <w:left w:val="nil"/>
              <w:bottom w:val="single" w:sz="4" w:space="0" w:color="auto"/>
              <w:right w:val="nil"/>
            </w:tcBorders>
            <w:shd w:val="clear" w:color="auto" w:fill="auto"/>
            <w:noWrap/>
            <w:vAlign w:val="bottom"/>
            <w:hideMark/>
          </w:tcPr>
          <w:p w14:paraId="2A4A9C20" w14:textId="77777777" w:rsidR="003F0C82" w:rsidRPr="00BE5E5C" w:rsidRDefault="003F0C82" w:rsidP="00060676">
            <w:pPr>
              <w:spacing w:after="0" w:line="360" w:lineRule="auto"/>
              <w:jc w:val="both"/>
              <w:rPr>
                <w:ins w:id="275" w:author="Jorge Condori" w:date="2025-06-21T20:08:00Z"/>
                <w:rFonts w:ascii="Times New Roman" w:eastAsia="Times New Roman" w:hAnsi="Times New Roman" w:cs="Times New Roman"/>
                <w:color w:val="000000"/>
                <w:sz w:val="24"/>
                <w:szCs w:val="24"/>
              </w:rPr>
              <w:pPrChange w:id="276" w:author="elda perez campos" w:date="2025-07-14T22:36:00Z">
                <w:pPr>
                  <w:spacing w:after="0" w:line="276" w:lineRule="auto"/>
                  <w:jc w:val="both"/>
                </w:pPr>
              </w:pPrChange>
            </w:pPr>
            <w:ins w:id="277" w:author="Jorge Condori" w:date="2025-06-21T20:08:00Z">
              <w:r w:rsidRPr="00BE5E5C">
                <w:rPr>
                  <w:rFonts w:ascii="Times New Roman" w:eastAsia="Times New Roman" w:hAnsi="Times New Roman" w:cs="Times New Roman"/>
                  <w:color w:val="000000"/>
                  <w:sz w:val="24"/>
                  <w:szCs w:val="24"/>
                </w:rPr>
                <w:t>Distanciamiento entre surcos</w:t>
              </w:r>
            </w:ins>
          </w:p>
        </w:tc>
        <w:tc>
          <w:tcPr>
            <w:tcW w:w="1318" w:type="dxa"/>
            <w:tcBorders>
              <w:top w:val="nil"/>
              <w:left w:val="nil"/>
              <w:bottom w:val="single" w:sz="4" w:space="0" w:color="auto"/>
              <w:right w:val="nil"/>
            </w:tcBorders>
            <w:shd w:val="clear" w:color="auto" w:fill="auto"/>
            <w:noWrap/>
            <w:vAlign w:val="bottom"/>
            <w:hideMark/>
          </w:tcPr>
          <w:p w14:paraId="0B5448AA" w14:textId="0CFBE015" w:rsidR="003F0C82" w:rsidRPr="00BE5E5C" w:rsidRDefault="003F0C82" w:rsidP="00060676">
            <w:pPr>
              <w:spacing w:after="0" w:line="360" w:lineRule="auto"/>
              <w:jc w:val="both"/>
              <w:rPr>
                <w:ins w:id="278" w:author="Jorge Condori" w:date="2025-06-21T20:08:00Z"/>
                <w:rFonts w:ascii="Times New Roman" w:eastAsia="Times New Roman" w:hAnsi="Times New Roman" w:cs="Times New Roman"/>
                <w:color w:val="000000"/>
                <w:sz w:val="24"/>
                <w:szCs w:val="24"/>
              </w:rPr>
              <w:pPrChange w:id="279" w:author="elda perez campos" w:date="2025-07-14T22:36:00Z">
                <w:pPr>
                  <w:spacing w:after="0" w:line="276" w:lineRule="auto"/>
                  <w:jc w:val="both"/>
                </w:pPr>
              </w:pPrChange>
            </w:pPr>
            <w:ins w:id="280" w:author="Jorge Condori" w:date="2025-06-21T20:08:00Z">
              <w:r w:rsidRPr="00BE5E5C">
                <w:rPr>
                  <w:rFonts w:ascii="Times New Roman" w:eastAsia="Times New Roman" w:hAnsi="Times New Roman" w:cs="Times New Roman"/>
                  <w:color w:val="000000"/>
                  <w:sz w:val="24"/>
                  <w:szCs w:val="24"/>
                </w:rPr>
                <w:t>0.</w:t>
              </w:r>
            </w:ins>
            <w:ins w:id="281" w:author="Jorge Condori" w:date="2025-06-21T20:10:00Z">
              <w:r>
                <w:rPr>
                  <w:rFonts w:ascii="Times New Roman" w:eastAsia="Times New Roman" w:hAnsi="Times New Roman" w:cs="Times New Roman"/>
                  <w:color w:val="000000"/>
                  <w:sz w:val="24"/>
                  <w:szCs w:val="24"/>
                </w:rPr>
                <w:t>6</w:t>
              </w:r>
            </w:ins>
            <w:ins w:id="282" w:author="Jorge Condori" w:date="2025-06-21T20:08:00Z">
              <w:r w:rsidRPr="00BE5E5C">
                <w:rPr>
                  <w:rFonts w:ascii="Times New Roman" w:eastAsia="Times New Roman" w:hAnsi="Times New Roman" w:cs="Times New Roman"/>
                  <w:color w:val="000000"/>
                  <w:sz w:val="24"/>
                  <w:szCs w:val="24"/>
                </w:rPr>
                <w:t>0 m</w:t>
              </w:r>
            </w:ins>
          </w:p>
        </w:tc>
      </w:tr>
      <w:tr w:rsidR="003F0C82" w:rsidRPr="00BE5E5C" w14:paraId="6405FB0F" w14:textId="77777777" w:rsidTr="00397C3E">
        <w:trPr>
          <w:trHeight w:val="253"/>
          <w:jc w:val="center"/>
          <w:ins w:id="283" w:author="Jorge Condori" w:date="2025-06-21T20:08:00Z"/>
        </w:trPr>
        <w:tc>
          <w:tcPr>
            <w:tcW w:w="5064" w:type="dxa"/>
            <w:gridSpan w:val="2"/>
            <w:tcBorders>
              <w:top w:val="single" w:sz="4" w:space="0" w:color="auto"/>
              <w:left w:val="nil"/>
              <w:bottom w:val="single" w:sz="4" w:space="0" w:color="auto"/>
              <w:right w:val="nil"/>
            </w:tcBorders>
            <w:shd w:val="clear" w:color="auto" w:fill="auto"/>
            <w:noWrap/>
            <w:vAlign w:val="bottom"/>
            <w:hideMark/>
          </w:tcPr>
          <w:p w14:paraId="78A4C427" w14:textId="77777777" w:rsidR="003F0C82" w:rsidRPr="00BE5E5C" w:rsidRDefault="003F0C82" w:rsidP="00060676">
            <w:pPr>
              <w:spacing w:after="0" w:line="360" w:lineRule="auto"/>
              <w:jc w:val="both"/>
              <w:rPr>
                <w:ins w:id="284" w:author="Jorge Condori" w:date="2025-06-21T20:08:00Z"/>
                <w:rFonts w:ascii="Times New Roman" w:eastAsia="Times New Roman" w:hAnsi="Times New Roman" w:cs="Times New Roman"/>
                <w:b/>
                <w:bCs/>
                <w:color w:val="000000"/>
                <w:sz w:val="24"/>
                <w:szCs w:val="24"/>
              </w:rPr>
              <w:pPrChange w:id="285" w:author="elda perez campos" w:date="2025-07-14T22:36:00Z">
                <w:pPr>
                  <w:spacing w:after="0" w:line="276" w:lineRule="auto"/>
                  <w:jc w:val="both"/>
                </w:pPr>
              </w:pPrChange>
            </w:pPr>
            <w:ins w:id="286" w:author="Jorge Condori" w:date="2025-06-21T20:08:00Z">
              <w:r w:rsidRPr="00BE5E5C">
                <w:rPr>
                  <w:rFonts w:ascii="Times New Roman" w:eastAsia="Times New Roman" w:hAnsi="Times New Roman" w:cs="Times New Roman"/>
                  <w:b/>
                  <w:bCs/>
                  <w:color w:val="000000"/>
                  <w:sz w:val="24"/>
                  <w:szCs w:val="24"/>
                </w:rPr>
                <w:t>Calles</w:t>
              </w:r>
            </w:ins>
          </w:p>
        </w:tc>
      </w:tr>
      <w:tr w:rsidR="003F0C82" w:rsidRPr="00BE5E5C" w14:paraId="3066529E" w14:textId="77777777" w:rsidTr="00397C3E">
        <w:trPr>
          <w:trHeight w:val="253"/>
          <w:jc w:val="center"/>
          <w:ins w:id="287" w:author="Jorge Condori" w:date="2025-06-21T20:08:00Z"/>
        </w:trPr>
        <w:tc>
          <w:tcPr>
            <w:tcW w:w="3746" w:type="dxa"/>
            <w:tcBorders>
              <w:top w:val="nil"/>
              <w:left w:val="nil"/>
              <w:bottom w:val="single" w:sz="4" w:space="0" w:color="auto"/>
              <w:right w:val="nil"/>
            </w:tcBorders>
            <w:shd w:val="clear" w:color="auto" w:fill="auto"/>
            <w:noWrap/>
            <w:vAlign w:val="bottom"/>
            <w:hideMark/>
          </w:tcPr>
          <w:p w14:paraId="547D680F" w14:textId="77777777" w:rsidR="003F0C82" w:rsidRPr="00BE5E5C" w:rsidRDefault="003F0C82" w:rsidP="00060676">
            <w:pPr>
              <w:spacing w:after="0" w:line="360" w:lineRule="auto"/>
              <w:jc w:val="both"/>
              <w:rPr>
                <w:ins w:id="288" w:author="Jorge Condori" w:date="2025-06-21T20:08:00Z"/>
                <w:rFonts w:ascii="Times New Roman" w:eastAsia="Times New Roman" w:hAnsi="Times New Roman" w:cs="Times New Roman"/>
                <w:color w:val="000000"/>
                <w:sz w:val="24"/>
                <w:szCs w:val="24"/>
              </w:rPr>
              <w:pPrChange w:id="289" w:author="elda perez campos" w:date="2025-07-14T22:36:00Z">
                <w:pPr>
                  <w:spacing w:after="0" w:line="276" w:lineRule="auto"/>
                  <w:jc w:val="both"/>
                </w:pPr>
              </w:pPrChange>
            </w:pPr>
            <w:ins w:id="290" w:author="Jorge Condori" w:date="2025-06-21T20:08:00Z">
              <w:r w:rsidRPr="00BE5E5C">
                <w:rPr>
                  <w:rFonts w:ascii="Times New Roman" w:eastAsia="Times New Roman" w:hAnsi="Times New Roman" w:cs="Times New Roman"/>
                  <w:color w:val="000000"/>
                  <w:sz w:val="24"/>
                  <w:szCs w:val="24"/>
                </w:rPr>
                <w:t>Ancho de las calles</w:t>
              </w:r>
            </w:ins>
          </w:p>
        </w:tc>
        <w:tc>
          <w:tcPr>
            <w:tcW w:w="1318" w:type="dxa"/>
            <w:tcBorders>
              <w:top w:val="nil"/>
              <w:left w:val="nil"/>
              <w:bottom w:val="single" w:sz="4" w:space="0" w:color="auto"/>
              <w:right w:val="nil"/>
            </w:tcBorders>
            <w:shd w:val="clear" w:color="auto" w:fill="auto"/>
            <w:noWrap/>
            <w:vAlign w:val="bottom"/>
            <w:hideMark/>
          </w:tcPr>
          <w:p w14:paraId="6A0DD9B8" w14:textId="74BC17D2" w:rsidR="003F0C82" w:rsidRPr="00BE5E5C" w:rsidRDefault="003F0C82" w:rsidP="00060676">
            <w:pPr>
              <w:spacing w:after="0" w:line="360" w:lineRule="auto"/>
              <w:jc w:val="both"/>
              <w:rPr>
                <w:ins w:id="291" w:author="Jorge Condori" w:date="2025-06-21T20:08:00Z"/>
                <w:rFonts w:ascii="Times New Roman" w:eastAsia="Times New Roman" w:hAnsi="Times New Roman" w:cs="Times New Roman"/>
                <w:color w:val="000000"/>
                <w:sz w:val="24"/>
                <w:szCs w:val="24"/>
              </w:rPr>
              <w:pPrChange w:id="292" w:author="elda perez campos" w:date="2025-07-14T22:36:00Z">
                <w:pPr>
                  <w:spacing w:after="0" w:line="276" w:lineRule="auto"/>
                  <w:jc w:val="both"/>
                </w:pPr>
              </w:pPrChange>
            </w:pPr>
            <w:ins w:id="293" w:author="Jorge Condori" w:date="2025-06-21T20:11:00Z">
              <w:r>
                <w:rPr>
                  <w:rFonts w:ascii="Times New Roman" w:eastAsia="Times New Roman" w:hAnsi="Times New Roman" w:cs="Times New Roman"/>
                  <w:color w:val="000000"/>
                  <w:sz w:val="24"/>
                  <w:szCs w:val="24"/>
                </w:rPr>
                <w:t>0.5</w:t>
              </w:r>
            </w:ins>
            <w:ins w:id="294" w:author="Jorge Condori" w:date="2025-06-21T20:08:00Z">
              <w:r w:rsidRPr="00BE5E5C">
                <w:rPr>
                  <w:rFonts w:ascii="Times New Roman" w:eastAsia="Times New Roman" w:hAnsi="Times New Roman" w:cs="Times New Roman"/>
                  <w:color w:val="000000"/>
                  <w:sz w:val="24"/>
                  <w:szCs w:val="24"/>
                </w:rPr>
                <w:t xml:space="preserve"> m</w:t>
              </w:r>
            </w:ins>
          </w:p>
        </w:tc>
      </w:tr>
    </w:tbl>
    <w:p w14:paraId="7D3B922F" w14:textId="77777777" w:rsidR="00060676" w:rsidRDefault="00060676" w:rsidP="00060676">
      <w:pPr>
        <w:spacing w:after="200" w:line="360" w:lineRule="auto"/>
        <w:ind w:left="420"/>
        <w:jc w:val="both"/>
        <w:rPr>
          <w:ins w:id="295" w:author="elda perez campos" w:date="2025-07-14T22:38:00Z"/>
          <w:rFonts w:ascii="Times New Roman" w:hAnsi="Times New Roman" w:cs="Times New Roman"/>
          <w:b/>
          <w:bCs/>
          <w:color w:val="000000" w:themeColor="text1"/>
          <w:sz w:val="24"/>
          <w:szCs w:val="24"/>
        </w:rPr>
      </w:pPr>
    </w:p>
    <w:p w14:paraId="4E03280A" w14:textId="476A7E0F" w:rsidR="003F0C82" w:rsidRDefault="00000887" w:rsidP="00000887">
      <w:pPr>
        <w:spacing w:after="200" w:line="360" w:lineRule="auto"/>
        <w:ind w:left="420" w:firstLine="300"/>
        <w:jc w:val="both"/>
        <w:rPr>
          <w:ins w:id="296" w:author="elda perez campos" w:date="2025-07-15T00:30:00Z"/>
          <w:rFonts w:ascii="Times New Roman" w:hAnsi="Times New Roman" w:cs="Times New Roman"/>
          <w:b/>
          <w:bCs/>
          <w:color w:val="000000" w:themeColor="text1"/>
          <w:sz w:val="24"/>
          <w:szCs w:val="24"/>
        </w:rPr>
      </w:pPr>
      <w:ins w:id="297" w:author="elda perez campos" w:date="2025-07-14T22:40:00Z">
        <w:r>
          <w:rPr>
            <w:rFonts w:ascii="Times New Roman" w:hAnsi="Times New Roman" w:cs="Times New Roman"/>
            <w:b/>
            <w:bCs/>
            <w:color w:val="000000" w:themeColor="text1"/>
            <w:sz w:val="24"/>
            <w:szCs w:val="24"/>
          </w:rPr>
          <w:t>6.</w:t>
        </w:r>
      </w:ins>
      <w:ins w:id="298" w:author="elda perez campos" w:date="2025-07-14T23:53:00Z">
        <w:r w:rsidR="00EB69EA">
          <w:rPr>
            <w:rFonts w:ascii="Times New Roman" w:hAnsi="Times New Roman" w:cs="Times New Roman"/>
            <w:b/>
            <w:bCs/>
            <w:color w:val="000000" w:themeColor="text1"/>
            <w:sz w:val="24"/>
            <w:szCs w:val="24"/>
          </w:rPr>
          <w:t>4</w:t>
        </w:r>
      </w:ins>
      <w:ins w:id="299" w:author="elda perez campos" w:date="2025-07-14T22:40:00Z">
        <w:r>
          <w:rPr>
            <w:rFonts w:ascii="Times New Roman" w:hAnsi="Times New Roman" w:cs="Times New Roman"/>
            <w:b/>
            <w:bCs/>
            <w:color w:val="000000" w:themeColor="text1"/>
            <w:sz w:val="24"/>
            <w:szCs w:val="24"/>
          </w:rPr>
          <w:t xml:space="preserve">.5. </w:t>
        </w:r>
      </w:ins>
      <w:ins w:id="300" w:author="elda perez campos" w:date="2025-07-14T21:21:00Z">
        <w:r w:rsidR="00F66F06">
          <w:rPr>
            <w:rFonts w:ascii="Times New Roman" w:hAnsi="Times New Roman" w:cs="Times New Roman"/>
            <w:b/>
            <w:bCs/>
            <w:color w:val="000000" w:themeColor="text1"/>
            <w:sz w:val="24"/>
            <w:szCs w:val="24"/>
          </w:rPr>
          <w:t>Modelo aditivo lineal</w:t>
        </w:r>
      </w:ins>
      <w:ins w:id="301" w:author="elda perez campos" w:date="2025-07-15T00:46:00Z">
        <w:r w:rsidR="00A97F06" w:rsidRPr="00A97F06">
          <w:rPr>
            <w:rFonts w:ascii="Cambria Math" w:eastAsia="Times New Roman" w:hAnsi="Cambria Math" w:cs="Times New Roman"/>
            <w:i/>
            <w:sz w:val="24"/>
            <w:szCs w:val="24"/>
          </w:rPr>
          <w:t xml:space="preserve"> </w:t>
        </w:r>
      </w:ins>
    </w:p>
    <w:p w14:paraId="7BFF1377" w14:textId="186A5C19" w:rsidR="00A56893" w:rsidRPr="00D6652D" w:rsidRDefault="00A97F06" w:rsidP="00A97F06">
      <w:pPr>
        <w:spacing w:after="200" w:line="360" w:lineRule="auto"/>
        <w:ind w:left="420" w:firstLine="300"/>
        <w:jc w:val="both"/>
        <w:rPr>
          <w:ins w:id="302" w:author="elda perez campos" w:date="2025-07-15T00:48:00Z"/>
          <w:rFonts w:ascii="Times New Roman" w:eastAsia="Times New Roman" w:hAnsi="Times New Roman" w:cs="Times New Roman"/>
          <w:sz w:val="24"/>
          <w:szCs w:val="24"/>
        </w:rPr>
      </w:pPr>
      <w:ins w:id="303" w:author="elda perez campos" w:date="2025-07-15T00:44:00Z">
        <w:r w:rsidRPr="00A97F06">
          <w:rPr>
            <w:rFonts w:ascii="Times New Roman" w:eastAsia="Times New Roman" w:hAnsi="Times New Roman" w:cs="Times New Roman"/>
            <w:sz w:val="24"/>
            <w:szCs w:val="24"/>
            <w:rPrChange w:id="304" w:author="elda perez campos" w:date="2025-07-15T00:44:00Z">
              <w:rPr>
                <w:rFonts w:ascii="Times New Roman" w:eastAsia="Times New Roman" w:hAnsi="Times New Roman" w:cs="Times New Roman"/>
                <w:b/>
                <w:bCs/>
                <w:sz w:val="24"/>
                <w:szCs w:val="24"/>
              </w:rPr>
            </w:rPrChange>
          </w:rPr>
          <w:t xml:space="preserve"> </w:t>
        </w:r>
      </w:ins>
      <w:ins w:id="305" w:author="elda perez campos" w:date="2025-07-15T00:50:00Z">
        <w:r w:rsidR="00D6652D">
          <w:rPr>
            <w:rFonts w:ascii="Times New Roman" w:eastAsia="Times New Roman" w:hAnsi="Times New Roman" w:cs="Times New Roman"/>
            <w:sz w:val="24"/>
            <w:szCs w:val="24"/>
          </w:rPr>
          <w:t>Y</w:t>
        </w:r>
      </w:ins>
      <m:oMath>
        <m:r>
          <w:ins w:id="306" w:author="elda perez campos" w:date="2025-07-15T00:46:00Z">
            <w:rPr>
              <w:rFonts w:ascii="Cambria Math" w:eastAsia="Times New Roman" w:hAnsi="Cambria Math" w:cs="Times New Roman"/>
              <w:sz w:val="24"/>
              <w:szCs w:val="24"/>
            </w:rPr>
            <m:t>ij=μ+</m:t>
          </w:ins>
        </m:r>
        <m:r>
          <w:ins w:id="307" w:author="elda perez campos" w:date="2025-07-15T00:46:00Z">
            <m:rPr>
              <m:sty m:val="p"/>
            </m:rPr>
            <w:rPr>
              <w:rFonts w:ascii="Cambria Math" w:eastAsia="Times New Roman" w:hAnsi="Cambria Math" w:cs="Times New Roman"/>
              <w:sz w:val="24"/>
              <w:szCs w:val="24"/>
            </w:rPr>
            <m:t>τi</m:t>
          </w:ins>
        </m:r>
        <m:r>
          <w:ins w:id="308" w:author="elda perez campos" w:date="2025-07-15T00:46:00Z">
            <m:rPr>
              <m:sty m:val="p"/>
            </m:rPr>
            <w:rPr>
              <w:rFonts w:ascii="Cambria Math" w:eastAsia="Times New Roman" w:hAnsi="Cambria Math" w:cs="Times New Roman"/>
              <w:sz w:val="24"/>
              <w:szCs w:val="24"/>
              <w:rPrChange w:id="309" w:author="elda perez campos" w:date="2025-07-15T00:48:00Z">
                <w:rPr>
                  <w:rFonts w:ascii="Cambria Math" w:eastAsia="Times New Roman" w:hAnsi="Times New Roman" w:cs="Times New Roman"/>
                  <w:sz w:val="24"/>
                  <w:szCs w:val="24"/>
                </w:rPr>
              </w:rPrChange>
            </w:rPr>
            <m:t>+</m:t>
          </w:ins>
        </m:r>
        <m:r>
          <w:ins w:id="310" w:author="elda perez campos" w:date="2025-07-15T00:46:00Z">
            <m:rPr>
              <m:sty m:val="p"/>
            </m:rPr>
            <w:rPr>
              <w:rFonts w:ascii="Cambria Math" w:eastAsia="Times New Roman" w:hAnsi="Cambria Math" w:cs="Times New Roman"/>
              <w:sz w:val="24"/>
              <w:szCs w:val="24"/>
            </w:rPr>
            <m:t>βj+εij</m:t>
          </w:ins>
        </m:r>
      </m:oMath>
    </w:p>
    <w:p w14:paraId="12E0A4F8" w14:textId="77777777" w:rsidR="00D6652D" w:rsidRPr="00D6652D" w:rsidRDefault="00D6652D" w:rsidP="00D6652D">
      <w:pPr>
        <w:spacing w:after="200" w:line="360" w:lineRule="auto"/>
        <w:ind w:left="420" w:firstLine="300"/>
        <w:jc w:val="both"/>
        <w:rPr>
          <w:ins w:id="311" w:author="elda perez campos" w:date="2025-07-15T00:48:00Z"/>
          <w:rFonts w:ascii="Times New Roman" w:eastAsia="Times New Roman" w:hAnsi="Times New Roman" w:cs="Times New Roman"/>
          <w:sz w:val="24"/>
          <w:szCs w:val="24"/>
        </w:rPr>
      </w:pPr>
      <w:ins w:id="312" w:author="elda perez campos" w:date="2025-07-15T00:48:00Z">
        <w:r w:rsidRPr="00D6652D">
          <w:rPr>
            <w:rFonts w:ascii="Times New Roman" w:eastAsia="Times New Roman" w:hAnsi="Times New Roman" w:cs="Times New Roman"/>
            <w:b/>
            <w:bCs/>
            <w:sz w:val="24"/>
            <w:szCs w:val="24"/>
          </w:rPr>
          <w:t>Donde:</w:t>
        </w:r>
      </w:ins>
    </w:p>
    <w:p w14:paraId="4F257A69" w14:textId="77777777" w:rsidR="00D6652D" w:rsidRPr="00D6652D" w:rsidRDefault="00D6652D" w:rsidP="00D6652D">
      <w:pPr>
        <w:numPr>
          <w:ilvl w:val="0"/>
          <w:numId w:val="17"/>
        </w:numPr>
        <w:tabs>
          <w:tab w:val="left" w:pos="720"/>
        </w:tabs>
        <w:spacing w:after="200" w:line="360" w:lineRule="auto"/>
        <w:jc w:val="both"/>
        <w:rPr>
          <w:ins w:id="313" w:author="elda perez campos" w:date="2025-07-15T00:48:00Z"/>
          <w:rFonts w:ascii="Times New Roman" w:eastAsia="Times New Roman" w:hAnsi="Times New Roman" w:cs="Times New Roman"/>
          <w:sz w:val="24"/>
          <w:szCs w:val="24"/>
        </w:rPr>
      </w:pPr>
      <w:ins w:id="314" w:author="elda perez campos" w:date="2025-07-15T00:48:00Z">
        <w:r w:rsidRPr="00D6652D">
          <w:rPr>
            <w:rFonts w:ascii="Times New Roman" w:eastAsia="Times New Roman" w:hAnsi="Times New Roman" w:cs="Times New Roman"/>
            <w:sz w:val="24"/>
            <w:szCs w:val="24"/>
          </w:rPr>
          <w:t xml:space="preserve">Yij​= unidad experimental que recibe el tratamiento </w:t>
        </w:r>
        <w:r w:rsidRPr="00D6652D">
          <w:rPr>
            <w:rFonts w:ascii="Times New Roman" w:eastAsia="Times New Roman" w:hAnsi="Times New Roman" w:cs="Times New Roman"/>
            <w:i/>
            <w:iCs/>
            <w:sz w:val="24"/>
            <w:szCs w:val="24"/>
          </w:rPr>
          <w:t>i</w:t>
        </w:r>
        <w:r w:rsidRPr="00D6652D">
          <w:rPr>
            <w:rFonts w:ascii="Times New Roman" w:eastAsia="Times New Roman" w:hAnsi="Times New Roman" w:cs="Times New Roman"/>
            <w:sz w:val="24"/>
            <w:szCs w:val="24"/>
          </w:rPr>
          <w:t xml:space="preserve"> en el bloque </w:t>
        </w:r>
        <w:r w:rsidRPr="00D6652D">
          <w:rPr>
            <w:rFonts w:ascii="Times New Roman" w:eastAsia="Times New Roman" w:hAnsi="Times New Roman" w:cs="Times New Roman"/>
            <w:i/>
            <w:iCs/>
            <w:sz w:val="24"/>
            <w:szCs w:val="24"/>
          </w:rPr>
          <w:t>j</w:t>
        </w:r>
      </w:ins>
    </w:p>
    <w:p w14:paraId="6BD5F073" w14:textId="77777777" w:rsidR="00D6652D" w:rsidRPr="00D6652D" w:rsidRDefault="00D6652D" w:rsidP="00D6652D">
      <w:pPr>
        <w:numPr>
          <w:ilvl w:val="0"/>
          <w:numId w:val="17"/>
        </w:numPr>
        <w:tabs>
          <w:tab w:val="left" w:pos="720"/>
        </w:tabs>
        <w:spacing w:after="200" w:line="360" w:lineRule="auto"/>
        <w:jc w:val="both"/>
        <w:rPr>
          <w:ins w:id="315" w:author="elda perez campos" w:date="2025-07-15T00:48:00Z"/>
          <w:rFonts w:ascii="Times New Roman" w:eastAsia="Times New Roman" w:hAnsi="Times New Roman" w:cs="Times New Roman"/>
          <w:sz w:val="24"/>
          <w:szCs w:val="24"/>
        </w:rPr>
      </w:pPr>
      <w:ins w:id="316" w:author="elda perez campos" w:date="2025-07-15T00:48:00Z">
        <w:r w:rsidRPr="00D6652D">
          <w:rPr>
            <w:rFonts w:ascii="Times New Roman" w:eastAsia="Times New Roman" w:hAnsi="Times New Roman" w:cs="Times New Roman"/>
            <w:sz w:val="24"/>
            <w:szCs w:val="24"/>
          </w:rPr>
          <w:t>μ= media de los tratamientos</w:t>
        </w:r>
      </w:ins>
    </w:p>
    <w:p w14:paraId="0976519C" w14:textId="77777777" w:rsidR="00D6652D" w:rsidRPr="00D6652D" w:rsidRDefault="00D6652D" w:rsidP="00D6652D">
      <w:pPr>
        <w:numPr>
          <w:ilvl w:val="0"/>
          <w:numId w:val="17"/>
        </w:numPr>
        <w:tabs>
          <w:tab w:val="left" w:pos="720"/>
        </w:tabs>
        <w:spacing w:after="200" w:line="360" w:lineRule="auto"/>
        <w:jc w:val="both"/>
        <w:rPr>
          <w:ins w:id="317" w:author="elda perez campos" w:date="2025-07-15T00:48:00Z"/>
          <w:rFonts w:ascii="Times New Roman" w:eastAsia="Times New Roman" w:hAnsi="Times New Roman" w:cs="Times New Roman"/>
          <w:sz w:val="24"/>
          <w:szCs w:val="24"/>
        </w:rPr>
      </w:pPr>
      <w:ins w:id="318" w:author="elda perez campos" w:date="2025-07-15T00:48:00Z">
        <w:r w:rsidRPr="00D6652D">
          <w:rPr>
            <w:rFonts w:ascii="Times New Roman" w:eastAsia="Times New Roman" w:hAnsi="Times New Roman" w:cs="Times New Roman"/>
            <w:sz w:val="24"/>
            <w:szCs w:val="24"/>
          </w:rPr>
          <w:t xml:space="preserve">τi​= efecto del </w:t>
        </w:r>
        <w:r w:rsidRPr="00D6652D">
          <w:rPr>
            <w:rFonts w:ascii="Times New Roman" w:eastAsia="Times New Roman" w:hAnsi="Times New Roman" w:cs="Times New Roman"/>
            <w:i/>
            <w:iCs/>
            <w:sz w:val="24"/>
            <w:szCs w:val="24"/>
          </w:rPr>
          <w:t>i</w:t>
        </w:r>
        <w:r w:rsidRPr="00D6652D">
          <w:rPr>
            <w:rFonts w:ascii="Times New Roman" w:eastAsia="Times New Roman" w:hAnsi="Times New Roman" w:cs="Times New Roman"/>
            <w:sz w:val="24"/>
            <w:szCs w:val="24"/>
          </w:rPr>
          <w:t>-ésimo tratamiento</w:t>
        </w:r>
      </w:ins>
    </w:p>
    <w:p w14:paraId="1B257B75" w14:textId="77777777" w:rsidR="00D6652D" w:rsidRPr="00D6652D" w:rsidRDefault="00D6652D" w:rsidP="00D6652D">
      <w:pPr>
        <w:numPr>
          <w:ilvl w:val="0"/>
          <w:numId w:val="17"/>
        </w:numPr>
        <w:tabs>
          <w:tab w:val="left" w:pos="720"/>
        </w:tabs>
        <w:spacing w:after="200" w:line="360" w:lineRule="auto"/>
        <w:jc w:val="both"/>
        <w:rPr>
          <w:ins w:id="319" w:author="elda perez campos" w:date="2025-07-15T00:48:00Z"/>
          <w:rFonts w:ascii="Times New Roman" w:eastAsia="Times New Roman" w:hAnsi="Times New Roman" w:cs="Times New Roman"/>
          <w:sz w:val="24"/>
          <w:szCs w:val="24"/>
        </w:rPr>
      </w:pPr>
      <w:ins w:id="320" w:author="elda perez campos" w:date="2025-07-15T00:48:00Z">
        <w:r w:rsidRPr="00D6652D">
          <w:rPr>
            <w:rFonts w:ascii="Times New Roman" w:eastAsia="Times New Roman" w:hAnsi="Times New Roman" w:cs="Times New Roman"/>
            <w:sz w:val="24"/>
            <w:szCs w:val="24"/>
          </w:rPr>
          <w:t xml:space="preserve">βi= efecto del </w:t>
        </w:r>
        <w:r w:rsidRPr="00D6652D">
          <w:rPr>
            <w:rFonts w:ascii="Times New Roman" w:eastAsia="Times New Roman" w:hAnsi="Times New Roman" w:cs="Times New Roman"/>
            <w:i/>
            <w:iCs/>
            <w:sz w:val="24"/>
            <w:szCs w:val="24"/>
          </w:rPr>
          <w:t>j</w:t>
        </w:r>
        <w:r w:rsidRPr="00D6652D">
          <w:rPr>
            <w:rFonts w:ascii="Times New Roman" w:eastAsia="Times New Roman" w:hAnsi="Times New Roman" w:cs="Times New Roman"/>
            <w:sz w:val="24"/>
            <w:szCs w:val="24"/>
          </w:rPr>
          <w:t>-ésimo bloque</w:t>
        </w:r>
      </w:ins>
    </w:p>
    <w:p w14:paraId="077DE335" w14:textId="78EA92E8" w:rsidR="00D6652D" w:rsidRPr="00D6652D" w:rsidRDefault="00D6652D" w:rsidP="00D6652D">
      <w:pPr>
        <w:numPr>
          <w:ilvl w:val="0"/>
          <w:numId w:val="17"/>
        </w:numPr>
        <w:tabs>
          <w:tab w:val="left" w:pos="720"/>
        </w:tabs>
        <w:spacing w:after="200" w:line="360" w:lineRule="auto"/>
        <w:jc w:val="both"/>
        <w:rPr>
          <w:rFonts w:ascii="Times New Roman" w:eastAsia="Times New Roman" w:hAnsi="Times New Roman" w:cs="Times New Roman"/>
          <w:sz w:val="24"/>
          <w:szCs w:val="24"/>
          <w:rPrChange w:id="321" w:author="elda perez campos" w:date="2025-07-15T00:48:00Z">
            <w:rPr>
              <w:rFonts w:ascii="Times New Roman" w:eastAsia="Times New Roman" w:hAnsi="Times New Roman" w:cs="Times New Roman"/>
              <w:b/>
              <w:sz w:val="24"/>
              <w:szCs w:val="24"/>
            </w:rPr>
          </w:rPrChange>
        </w:rPr>
        <w:pPrChange w:id="322" w:author="elda perez campos" w:date="2025-07-15T00:48:00Z">
          <w:pPr>
            <w:spacing w:after="200" w:line="360" w:lineRule="auto"/>
            <w:ind w:left="420"/>
            <w:jc w:val="both"/>
          </w:pPr>
        </w:pPrChange>
      </w:pPr>
      <w:ins w:id="323" w:author="elda perez campos" w:date="2025-07-15T00:48:00Z">
        <w:r w:rsidRPr="00D6652D">
          <w:rPr>
            <w:rFonts w:ascii="Times New Roman" w:eastAsia="Times New Roman" w:hAnsi="Times New Roman" w:cs="Times New Roman"/>
            <w:sz w:val="24"/>
            <w:szCs w:val="24"/>
          </w:rPr>
          <w:t>εij​= error experimental</w:t>
        </w:r>
      </w:ins>
    </w:p>
    <w:p w14:paraId="6BBFE355" w14:textId="43531E74" w:rsidR="002448D1" w:rsidRPr="00000887" w:rsidDel="003F0C82" w:rsidRDefault="00522FB2" w:rsidP="00060676">
      <w:pPr>
        <w:spacing w:after="200" w:line="360" w:lineRule="auto"/>
        <w:ind w:left="420"/>
        <w:jc w:val="both"/>
        <w:rPr>
          <w:del w:id="324" w:author="Jorge Condori" w:date="2025-06-21T20:08:00Z"/>
          <w:rFonts w:ascii="Times New Roman" w:eastAsia="Times New Roman" w:hAnsi="Times New Roman" w:cs="Times New Roman"/>
          <w:b/>
          <w:bCs/>
          <w:i/>
          <w:sz w:val="24"/>
          <w:szCs w:val="24"/>
          <w:rPrChange w:id="325" w:author="elda perez campos" w:date="2025-07-14T22:40:00Z">
            <w:rPr>
              <w:del w:id="326" w:author="Jorge Condori" w:date="2025-06-21T20:08:00Z"/>
              <w:rFonts w:ascii="Times New Roman" w:eastAsia="Times New Roman" w:hAnsi="Times New Roman" w:cs="Times New Roman"/>
              <w:i/>
              <w:sz w:val="24"/>
              <w:szCs w:val="24"/>
            </w:rPr>
          </w:rPrChange>
        </w:rPr>
      </w:pPr>
      <w:del w:id="327" w:author="Jorge Condori" w:date="2025-06-21T20:08:00Z">
        <w:r w:rsidRPr="00000887" w:rsidDel="003F0C82">
          <w:rPr>
            <w:rFonts w:ascii="Times New Roman" w:eastAsia="Times New Roman" w:hAnsi="Times New Roman" w:cs="Times New Roman"/>
            <w:b/>
            <w:bCs/>
            <w:i/>
            <w:sz w:val="24"/>
            <w:szCs w:val="24"/>
            <w:rPrChange w:id="328" w:author="elda perez campos" w:date="2025-07-14T22:40:00Z">
              <w:rPr>
                <w:rFonts w:ascii="Times New Roman" w:eastAsia="Times New Roman" w:hAnsi="Times New Roman" w:cs="Times New Roman"/>
                <w:i/>
                <w:sz w:val="24"/>
                <w:szCs w:val="24"/>
              </w:rPr>
            </w:rPrChange>
          </w:rPr>
          <w:delText>Dimensiones del campo experimental.</w:delText>
        </w:r>
      </w:del>
    </w:p>
    <w:p w14:paraId="3B81179C" w14:textId="0EB7720B" w:rsidR="002448D1" w:rsidDel="0081385D" w:rsidRDefault="00522FB2" w:rsidP="0081385D">
      <w:pPr>
        <w:spacing w:before="240" w:after="240" w:line="360" w:lineRule="auto"/>
        <w:ind w:left="720"/>
        <w:jc w:val="both"/>
        <w:rPr>
          <w:del w:id="329" w:author="elda perez campos" w:date="2025-07-14T23:36:00Z"/>
          <w:rFonts w:ascii="Times New Roman" w:eastAsia="Times New Roman" w:hAnsi="Times New Roman" w:cs="Times New Roman"/>
          <w:sz w:val="24"/>
          <w:szCs w:val="24"/>
        </w:rPr>
      </w:pPr>
      <w:r w:rsidRPr="00C73628">
        <w:rPr>
          <w:rFonts w:ascii="Times New Roman" w:eastAsia="Times New Roman" w:hAnsi="Times New Roman" w:cs="Times New Roman"/>
          <w:b/>
          <w:bCs/>
          <w:sz w:val="24"/>
          <w:szCs w:val="24"/>
        </w:rPr>
        <w:t>6</w:t>
      </w:r>
      <w:ins w:id="330" w:author="elda perez campos" w:date="2025-07-14T22:40:00Z">
        <w:r w:rsidR="00000887" w:rsidRPr="00000887">
          <w:rPr>
            <w:rFonts w:ascii="Times New Roman" w:eastAsia="Times New Roman" w:hAnsi="Times New Roman" w:cs="Times New Roman"/>
            <w:b/>
            <w:bCs/>
            <w:sz w:val="24"/>
            <w:szCs w:val="24"/>
            <w:rPrChange w:id="331" w:author="elda perez campos" w:date="2025-07-14T22:40:00Z">
              <w:rPr>
                <w:rFonts w:ascii="Times New Roman" w:eastAsia="Times New Roman" w:hAnsi="Times New Roman" w:cs="Times New Roman"/>
                <w:sz w:val="24"/>
                <w:szCs w:val="24"/>
              </w:rPr>
            </w:rPrChange>
          </w:rPr>
          <w:t>.</w:t>
        </w:r>
      </w:ins>
      <w:ins w:id="332" w:author="elda perez campos" w:date="2025-07-14T23:53:00Z">
        <w:r w:rsidR="00EB69EA">
          <w:rPr>
            <w:rFonts w:ascii="Times New Roman" w:eastAsia="Times New Roman" w:hAnsi="Times New Roman" w:cs="Times New Roman"/>
            <w:b/>
            <w:bCs/>
            <w:sz w:val="24"/>
            <w:szCs w:val="24"/>
          </w:rPr>
          <w:t>4</w:t>
        </w:r>
      </w:ins>
      <w:ins w:id="333" w:author="elda perez campos" w:date="2025-07-14T22:40:00Z">
        <w:r w:rsidR="00000887" w:rsidRPr="00000887">
          <w:rPr>
            <w:rFonts w:ascii="Times New Roman" w:eastAsia="Times New Roman" w:hAnsi="Times New Roman" w:cs="Times New Roman"/>
            <w:b/>
            <w:bCs/>
            <w:sz w:val="24"/>
            <w:szCs w:val="24"/>
            <w:rPrChange w:id="334" w:author="elda perez campos" w:date="2025-07-14T22:40:00Z">
              <w:rPr>
                <w:rFonts w:ascii="Times New Roman" w:eastAsia="Times New Roman" w:hAnsi="Times New Roman" w:cs="Times New Roman"/>
                <w:sz w:val="24"/>
                <w:szCs w:val="24"/>
              </w:rPr>
            </w:rPrChange>
          </w:rPr>
          <w:t>.6.</w:t>
        </w:r>
      </w:ins>
      <w:del w:id="335" w:author="elda perez campos" w:date="2025-07-14T22:40:00Z">
        <w:r w:rsidRPr="00C73628" w:rsidDel="00000887">
          <w:rPr>
            <w:rFonts w:ascii="Times New Roman" w:eastAsia="Times New Roman" w:hAnsi="Times New Roman" w:cs="Times New Roman"/>
            <w:b/>
            <w:bCs/>
            <w:sz w:val="24"/>
            <w:szCs w:val="24"/>
          </w:rPr>
          <w:delText>.2.5</w:delText>
        </w:r>
        <w:r w:rsidRPr="00000887" w:rsidDel="00000887">
          <w:rPr>
            <w:rFonts w:ascii="Times New Roman" w:eastAsia="Times New Roman" w:hAnsi="Times New Roman" w:cs="Times New Roman"/>
            <w:b/>
            <w:bCs/>
            <w:sz w:val="24"/>
            <w:szCs w:val="24"/>
            <w:rPrChange w:id="336" w:author="elda perez campos" w:date="2025-07-14T22:40:00Z">
              <w:rPr>
                <w:rFonts w:ascii="Times New Roman" w:eastAsia="Times New Roman" w:hAnsi="Times New Roman" w:cs="Times New Roman"/>
                <w:sz w:val="24"/>
                <w:szCs w:val="24"/>
              </w:rPr>
            </w:rPrChange>
          </w:rPr>
          <w:delText xml:space="preserve">  </w:delText>
        </w:r>
      </w:del>
      <w:ins w:id="337" w:author="elda perez campos" w:date="2025-07-14T23:54:00Z">
        <w:r w:rsidR="000406A3">
          <w:rPr>
            <w:rFonts w:ascii="Times New Roman" w:eastAsia="Times New Roman" w:hAnsi="Times New Roman" w:cs="Times New Roman"/>
            <w:sz w:val="24"/>
            <w:szCs w:val="24"/>
          </w:rPr>
          <w:t xml:space="preserve"> </w:t>
        </w:r>
      </w:ins>
      <w:del w:id="338" w:author="elda perez campos" w:date="2025-07-14T23:54:00Z">
        <w:r w:rsidRPr="00E85388" w:rsidDel="000406A3">
          <w:rPr>
            <w:rFonts w:ascii="Times New Roman" w:eastAsia="Times New Roman" w:hAnsi="Times New Roman" w:cs="Times New Roman"/>
            <w:sz w:val="24"/>
            <w:szCs w:val="24"/>
          </w:rPr>
          <w:delText xml:space="preserve">      </w:delText>
        </w:r>
      </w:del>
      <w:r w:rsidRPr="00E85388">
        <w:rPr>
          <w:rFonts w:ascii="Times New Roman" w:eastAsia="Times New Roman" w:hAnsi="Times New Roman" w:cs="Times New Roman"/>
          <w:b/>
          <w:sz w:val="24"/>
          <w:szCs w:val="24"/>
        </w:rPr>
        <w:t>Análisis de suelo</w:t>
      </w:r>
    </w:p>
    <w:p w14:paraId="1C7AA4D8" w14:textId="77777777" w:rsidR="0081385D" w:rsidRPr="00E85388" w:rsidRDefault="0081385D" w:rsidP="00060676">
      <w:pPr>
        <w:spacing w:before="240" w:after="240" w:line="360" w:lineRule="auto"/>
        <w:ind w:left="720"/>
        <w:jc w:val="both"/>
        <w:rPr>
          <w:ins w:id="339" w:author="elda perez campos" w:date="2025-07-14T23:36:00Z"/>
          <w:rFonts w:ascii="Times New Roman" w:eastAsia="Times New Roman" w:hAnsi="Times New Roman" w:cs="Times New Roman"/>
          <w:b/>
          <w:sz w:val="24"/>
          <w:szCs w:val="24"/>
        </w:rPr>
      </w:pPr>
    </w:p>
    <w:p w14:paraId="62738C85" w14:textId="77777777" w:rsidR="002448D1" w:rsidRPr="00E85388" w:rsidRDefault="00522FB2" w:rsidP="0081385D">
      <w:pPr>
        <w:spacing w:before="240" w:after="240" w:line="360" w:lineRule="auto"/>
        <w:ind w:left="720"/>
        <w:jc w:val="both"/>
        <w:rPr>
          <w:rFonts w:ascii="Times New Roman" w:eastAsia="Times New Roman" w:hAnsi="Times New Roman" w:cs="Times New Roman"/>
          <w:sz w:val="24"/>
          <w:szCs w:val="24"/>
        </w:rPr>
        <w:pPrChange w:id="340" w:author="elda perez campos" w:date="2025-07-14T23:36:00Z">
          <w:pPr>
            <w:spacing w:before="240" w:after="240" w:line="360" w:lineRule="auto"/>
            <w:jc w:val="both"/>
          </w:pPr>
        </w:pPrChange>
      </w:pPr>
      <w:r w:rsidRPr="00E85388">
        <w:rPr>
          <w:rFonts w:ascii="Times New Roman" w:eastAsia="Times New Roman" w:hAnsi="Times New Roman" w:cs="Times New Roman"/>
          <w:sz w:val="24"/>
          <w:szCs w:val="24"/>
        </w:rPr>
        <w:t>Se recolectarán submuestras para determinar pH, MO, P, K, textura, entre otros parámetros físicos y químicos que nos presenta el análisis de suelo.</w:t>
      </w:r>
    </w:p>
    <w:p w14:paraId="05E2A3C9" w14:textId="5052ACAE" w:rsidR="002448D1" w:rsidRPr="000406A3" w:rsidDel="0081385D" w:rsidRDefault="00522FB2" w:rsidP="0081385D">
      <w:pPr>
        <w:spacing w:before="240" w:after="240" w:line="360" w:lineRule="auto"/>
        <w:ind w:left="720"/>
        <w:jc w:val="both"/>
        <w:rPr>
          <w:del w:id="341" w:author="elda perez campos" w:date="2025-07-14T23:37:00Z"/>
          <w:rFonts w:ascii="Times New Roman" w:eastAsia="Times New Roman" w:hAnsi="Times New Roman" w:cs="Times New Roman"/>
          <w:b/>
          <w:sz w:val="24"/>
          <w:szCs w:val="24"/>
          <w:rPrChange w:id="342" w:author="elda perez campos" w:date="2025-07-14T23:54:00Z">
            <w:rPr>
              <w:del w:id="343" w:author="elda perez campos" w:date="2025-07-14T23:37:00Z"/>
              <w:rFonts w:ascii="Times New Roman" w:eastAsia="Times New Roman" w:hAnsi="Times New Roman" w:cs="Times New Roman"/>
              <w:sz w:val="24"/>
              <w:szCs w:val="24"/>
            </w:rPr>
          </w:rPrChange>
        </w:rPr>
      </w:pPr>
      <w:r w:rsidRPr="000406A3">
        <w:rPr>
          <w:rFonts w:ascii="Times New Roman" w:eastAsia="Times New Roman" w:hAnsi="Times New Roman" w:cs="Times New Roman"/>
          <w:b/>
          <w:sz w:val="24"/>
          <w:szCs w:val="24"/>
        </w:rPr>
        <w:t>6.</w:t>
      </w:r>
      <w:ins w:id="344" w:author="elda perez campos" w:date="2025-07-14T23:53:00Z">
        <w:r w:rsidR="00EB69EA" w:rsidRPr="000406A3">
          <w:rPr>
            <w:rFonts w:ascii="Times New Roman" w:eastAsia="Times New Roman" w:hAnsi="Times New Roman" w:cs="Times New Roman"/>
            <w:b/>
            <w:sz w:val="24"/>
            <w:szCs w:val="24"/>
          </w:rPr>
          <w:t>4</w:t>
        </w:r>
      </w:ins>
      <w:del w:id="345" w:author="elda perez campos" w:date="2025-07-14T23:53:00Z">
        <w:r w:rsidRPr="000406A3" w:rsidDel="00EB69EA">
          <w:rPr>
            <w:rFonts w:ascii="Times New Roman" w:eastAsia="Times New Roman" w:hAnsi="Times New Roman" w:cs="Times New Roman"/>
            <w:b/>
            <w:sz w:val="24"/>
            <w:szCs w:val="24"/>
          </w:rPr>
          <w:delText>2</w:delText>
        </w:r>
      </w:del>
      <w:r w:rsidRPr="000406A3">
        <w:rPr>
          <w:rFonts w:ascii="Times New Roman" w:eastAsia="Times New Roman" w:hAnsi="Times New Roman" w:cs="Times New Roman"/>
          <w:b/>
          <w:sz w:val="24"/>
          <w:szCs w:val="24"/>
        </w:rPr>
        <w:t>.</w:t>
      </w:r>
      <w:ins w:id="346" w:author="elda perez campos" w:date="2025-07-14T22:40:00Z">
        <w:r w:rsidR="00000887" w:rsidRPr="000406A3">
          <w:rPr>
            <w:rFonts w:ascii="Times New Roman" w:eastAsia="Times New Roman" w:hAnsi="Times New Roman" w:cs="Times New Roman"/>
            <w:b/>
            <w:sz w:val="24"/>
            <w:szCs w:val="24"/>
            <w:rPrChange w:id="347" w:author="elda perez campos" w:date="2025-07-14T23:54:00Z">
              <w:rPr>
                <w:rFonts w:ascii="Times New Roman" w:eastAsia="Times New Roman" w:hAnsi="Times New Roman" w:cs="Times New Roman"/>
                <w:sz w:val="24"/>
                <w:szCs w:val="24"/>
              </w:rPr>
            </w:rPrChange>
          </w:rPr>
          <w:t>7</w:t>
        </w:r>
      </w:ins>
      <w:del w:id="348" w:author="elda perez campos" w:date="2025-07-14T22:40:00Z">
        <w:r w:rsidRPr="000406A3" w:rsidDel="00000887">
          <w:rPr>
            <w:rFonts w:ascii="Times New Roman" w:eastAsia="Times New Roman" w:hAnsi="Times New Roman" w:cs="Times New Roman"/>
            <w:b/>
            <w:sz w:val="24"/>
            <w:szCs w:val="24"/>
          </w:rPr>
          <w:delText>6</w:delText>
        </w:r>
        <w:r w:rsidRPr="000406A3" w:rsidDel="00000887">
          <w:rPr>
            <w:rFonts w:ascii="Times New Roman" w:eastAsia="Times New Roman" w:hAnsi="Times New Roman" w:cs="Times New Roman"/>
            <w:b/>
            <w:sz w:val="24"/>
            <w:szCs w:val="24"/>
            <w:rPrChange w:id="349" w:author="elda perez campos" w:date="2025-07-14T23:54:00Z">
              <w:rPr>
                <w:rFonts w:ascii="Times New Roman" w:eastAsia="Times New Roman" w:hAnsi="Times New Roman" w:cs="Times New Roman"/>
                <w:sz w:val="24"/>
                <w:szCs w:val="24"/>
              </w:rPr>
            </w:rPrChange>
          </w:rPr>
          <w:delText xml:space="preserve"> </w:delText>
        </w:r>
      </w:del>
      <w:del w:id="350" w:author="elda perez campos" w:date="2025-07-14T23:54:00Z">
        <w:r w:rsidRPr="000406A3" w:rsidDel="000406A3">
          <w:rPr>
            <w:rFonts w:ascii="Times New Roman" w:eastAsia="Times New Roman" w:hAnsi="Times New Roman" w:cs="Times New Roman"/>
            <w:b/>
            <w:sz w:val="24"/>
            <w:szCs w:val="24"/>
            <w:rPrChange w:id="351" w:author="elda perez campos" w:date="2025-07-14T23:54:00Z">
              <w:rPr>
                <w:rFonts w:ascii="Times New Roman" w:eastAsia="Times New Roman" w:hAnsi="Times New Roman" w:cs="Times New Roman"/>
                <w:sz w:val="24"/>
                <w:szCs w:val="24"/>
              </w:rPr>
            </w:rPrChange>
          </w:rPr>
          <w:delText xml:space="preserve">      </w:delText>
        </w:r>
      </w:del>
      <w:ins w:id="352" w:author="elda perez campos" w:date="2025-07-14T23:54:00Z">
        <w:r w:rsidR="000406A3" w:rsidRPr="000406A3">
          <w:rPr>
            <w:rFonts w:ascii="Times New Roman" w:eastAsia="Times New Roman" w:hAnsi="Times New Roman" w:cs="Times New Roman"/>
            <w:b/>
            <w:sz w:val="24"/>
            <w:szCs w:val="24"/>
            <w:rPrChange w:id="353" w:author="elda perez campos" w:date="2025-07-14T23:54:00Z">
              <w:rPr>
                <w:rFonts w:ascii="Times New Roman" w:eastAsia="Times New Roman" w:hAnsi="Times New Roman" w:cs="Times New Roman"/>
                <w:sz w:val="24"/>
                <w:szCs w:val="24"/>
              </w:rPr>
            </w:rPrChange>
          </w:rPr>
          <w:t xml:space="preserve">. </w:t>
        </w:r>
      </w:ins>
      <w:del w:id="354" w:author="elda perez campos" w:date="2025-07-14T23:54:00Z">
        <w:r w:rsidRPr="000406A3" w:rsidDel="000406A3">
          <w:rPr>
            <w:rFonts w:ascii="Times New Roman" w:eastAsia="Times New Roman" w:hAnsi="Times New Roman" w:cs="Times New Roman"/>
            <w:b/>
            <w:sz w:val="24"/>
            <w:szCs w:val="24"/>
            <w:rPrChange w:id="355" w:author="elda perez campos" w:date="2025-07-14T23:54:00Z">
              <w:rPr>
                <w:rFonts w:ascii="Times New Roman" w:eastAsia="Times New Roman" w:hAnsi="Times New Roman" w:cs="Times New Roman"/>
                <w:sz w:val="24"/>
                <w:szCs w:val="24"/>
              </w:rPr>
            </w:rPrChange>
          </w:rPr>
          <w:delText xml:space="preserve"> </w:delText>
        </w:r>
      </w:del>
      <w:r w:rsidRPr="000406A3">
        <w:rPr>
          <w:rFonts w:ascii="Times New Roman" w:eastAsia="Times New Roman" w:hAnsi="Times New Roman" w:cs="Times New Roman"/>
          <w:b/>
          <w:sz w:val="24"/>
          <w:szCs w:val="24"/>
        </w:rPr>
        <w:t>Preparación del terreno</w:t>
      </w:r>
    </w:p>
    <w:p w14:paraId="71188831" w14:textId="77777777" w:rsidR="0081385D" w:rsidRPr="00E85388" w:rsidRDefault="0081385D" w:rsidP="00060676">
      <w:pPr>
        <w:spacing w:before="240" w:after="240" w:line="360" w:lineRule="auto"/>
        <w:ind w:left="720"/>
        <w:jc w:val="both"/>
        <w:rPr>
          <w:ins w:id="356" w:author="elda perez campos" w:date="2025-07-14T23:37:00Z"/>
          <w:rFonts w:ascii="Times New Roman" w:eastAsia="Times New Roman" w:hAnsi="Times New Roman" w:cs="Times New Roman"/>
          <w:b/>
          <w:sz w:val="24"/>
          <w:szCs w:val="24"/>
        </w:rPr>
      </w:pPr>
    </w:p>
    <w:p w14:paraId="62B204D9" w14:textId="5F8992C7" w:rsidR="002448D1" w:rsidRPr="00E85388" w:rsidRDefault="00522FB2" w:rsidP="0081385D">
      <w:pPr>
        <w:spacing w:before="240" w:after="240" w:line="360" w:lineRule="auto"/>
        <w:ind w:left="720"/>
        <w:jc w:val="both"/>
        <w:rPr>
          <w:rFonts w:ascii="Times New Roman" w:eastAsia="Times New Roman" w:hAnsi="Times New Roman" w:cs="Times New Roman"/>
          <w:sz w:val="24"/>
          <w:szCs w:val="24"/>
        </w:rPr>
        <w:pPrChange w:id="357" w:author="elda perez campos" w:date="2025-07-14T23:37:00Z">
          <w:pPr>
            <w:spacing w:before="240" w:after="240" w:line="360" w:lineRule="auto"/>
            <w:jc w:val="both"/>
          </w:pPr>
        </w:pPrChange>
      </w:pPr>
      <w:r w:rsidRPr="00E85388">
        <w:rPr>
          <w:rFonts w:ascii="Times New Roman" w:eastAsia="Times New Roman" w:hAnsi="Times New Roman" w:cs="Times New Roman"/>
          <w:sz w:val="24"/>
          <w:szCs w:val="24"/>
        </w:rPr>
        <w:t xml:space="preserve">Se realizará una limpieza del terreno, labranza del suelo, </w:t>
      </w:r>
      <w:r w:rsidR="000E337C" w:rsidRPr="00E85388">
        <w:rPr>
          <w:rFonts w:ascii="Times New Roman" w:eastAsia="Times New Roman" w:hAnsi="Times New Roman" w:cs="Times New Roman"/>
          <w:sz w:val="24"/>
          <w:szCs w:val="24"/>
        </w:rPr>
        <w:t>mullido, nivelación</w:t>
      </w:r>
      <w:r w:rsidRPr="00E85388">
        <w:rPr>
          <w:rFonts w:ascii="Times New Roman" w:eastAsia="Times New Roman" w:hAnsi="Times New Roman" w:cs="Times New Roman"/>
          <w:sz w:val="24"/>
          <w:szCs w:val="24"/>
        </w:rPr>
        <w:t xml:space="preserve"> y surcos.</w:t>
      </w:r>
    </w:p>
    <w:p w14:paraId="6270E6D3" w14:textId="0A04CB75" w:rsidR="002448D1" w:rsidRPr="000406A3" w:rsidRDefault="00522FB2" w:rsidP="00060676">
      <w:pPr>
        <w:spacing w:before="240" w:after="240" w:line="360" w:lineRule="auto"/>
        <w:ind w:left="720"/>
        <w:jc w:val="both"/>
        <w:rPr>
          <w:rFonts w:ascii="Times New Roman" w:eastAsia="Times New Roman" w:hAnsi="Times New Roman" w:cs="Times New Roman"/>
          <w:b/>
          <w:sz w:val="24"/>
          <w:szCs w:val="24"/>
        </w:rPr>
      </w:pPr>
      <w:r w:rsidRPr="000406A3">
        <w:rPr>
          <w:rFonts w:ascii="Times New Roman" w:eastAsia="Times New Roman" w:hAnsi="Times New Roman" w:cs="Times New Roman"/>
          <w:b/>
          <w:sz w:val="24"/>
          <w:szCs w:val="24"/>
        </w:rPr>
        <w:t>6.</w:t>
      </w:r>
      <w:ins w:id="358" w:author="elda perez campos" w:date="2025-07-14T23:53:00Z">
        <w:r w:rsidR="000406A3" w:rsidRPr="000406A3">
          <w:rPr>
            <w:rFonts w:ascii="Times New Roman" w:eastAsia="Times New Roman" w:hAnsi="Times New Roman" w:cs="Times New Roman"/>
            <w:b/>
            <w:sz w:val="24"/>
            <w:szCs w:val="24"/>
          </w:rPr>
          <w:t>4</w:t>
        </w:r>
      </w:ins>
      <w:del w:id="359" w:author="elda perez campos" w:date="2025-07-14T23:53:00Z">
        <w:r w:rsidRPr="000406A3" w:rsidDel="00EB69EA">
          <w:rPr>
            <w:rFonts w:ascii="Times New Roman" w:eastAsia="Times New Roman" w:hAnsi="Times New Roman" w:cs="Times New Roman"/>
            <w:b/>
            <w:sz w:val="24"/>
            <w:szCs w:val="24"/>
          </w:rPr>
          <w:delText>2</w:delText>
        </w:r>
      </w:del>
      <w:r w:rsidRPr="000406A3">
        <w:rPr>
          <w:rFonts w:ascii="Times New Roman" w:eastAsia="Times New Roman" w:hAnsi="Times New Roman" w:cs="Times New Roman"/>
          <w:b/>
          <w:sz w:val="24"/>
          <w:szCs w:val="24"/>
        </w:rPr>
        <w:t>.</w:t>
      </w:r>
      <w:ins w:id="360" w:author="elda perez campos" w:date="2025-07-14T23:53:00Z">
        <w:r w:rsidR="000406A3" w:rsidRPr="000406A3">
          <w:rPr>
            <w:rFonts w:ascii="Times New Roman" w:eastAsia="Times New Roman" w:hAnsi="Times New Roman" w:cs="Times New Roman"/>
            <w:b/>
            <w:sz w:val="24"/>
            <w:szCs w:val="24"/>
            <w:rPrChange w:id="361" w:author="elda perez campos" w:date="2025-07-14T23:53:00Z">
              <w:rPr>
                <w:rFonts w:ascii="Times New Roman" w:eastAsia="Times New Roman" w:hAnsi="Times New Roman" w:cs="Times New Roman"/>
                <w:sz w:val="24"/>
                <w:szCs w:val="24"/>
              </w:rPr>
            </w:rPrChange>
          </w:rPr>
          <w:t xml:space="preserve">8. </w:t>
        </w:r>
      </w:ins>
      <w:del w:id="362" w:author="elda perez campos" w:date="2025-07-14T22:41:00Z">
        <w:r w:rsidRPr="000406A3" w:rsidDel="00000887">
          <w:rPr>
            <w:rFonts w:ascii="Times New Roman" w:eastAsia="Times New Roman" w:hAnsi="Times New Roman" w:cs="Times New Roman"/>
            <w:b/>
            <w:sz w:val="24"/>
            <w:szCs w:val="24"/>
          </w:rPr>
          <w:delText>7</w:delText>
        </w:r>
        <w:r w:rsidRPr="000406A3" w:rsidDel="00000887">
          <w:rPr>
            <w:rFonts w:ascii="Times New Roman" w:eastAsia="Times New Roman" w:hAnsi="Times New Roman" w:cs="Times New Roman"/>
            <w:b/>
            <w:sz w:val="24"/>
            <w:szCs w:val="24"/>
            <w:rPrChange w:id="363" w:author="elda perez campos" w:date="2025-07-14T23:53:00Z">
              <w:rPr>
                <w:rFonts w:ascii="Times New Roman" w:eastAsia="Times New Roman" w:hAnsi="Times New Roman" w:cs="Times New Roman"/>
                <w:sz w:val="24"/>
                <w:szCs w:val="24"/>
              </w:rPr>
            </w:rPrChange>
          </w:rPr>
          <w:delText xml:space="preserve"> </w:delText>
        </w:r>
      </w:del>
      <w:del w:id="364" w:author="elda perez campos" w:date="2025-07-14T23:53:00Z">
        <w:r w:rsidRPr="000406A3" w:rsidDel="000406A3">
          <w:rPr>
            <w:rFonts w:ascii="Times New Roman" w:eastAsia="Times New Roman" w:hAnsi="Times New Roman" w:cs="Times New Roman"/>
            <w:b/>
            <w:sz w:val="24"/>
            <w:szCs w:val="24"/>
            <w:rPrChange w:id="365" w:author="elda perez campos" w:date="2025-07-14T23:53:00Z">
              <w:rPr>
                <w:rFonts w:ascii="Times New Roman" w:eastAsia="Times New Roman" w:hAnsi="Times New Roman" w:cs="Times New Roman"/>
                <w:sz w:val="24"/>
                <w:szCs w:val="24"/>
              </w:rPr>
            </w:rPrChange>
          </w:rPr>
          <w:delText xml:space="preserve">       </w:delText>
        </w:r>
      </w:del>
      <w:r w:rsidRPr="000406A3">
        <w:rPr>
          <w:rFonts w:ascii="Times New Roman" w:eastAsia="Times New Roman" w:hAnsi="Times New Roman" w:cs="Times New Roman"/>
          <w:b/>
          <w:sz w:val="24"/>
          <w:szCs w:val="24"/>
        </w:rPr>
        <w:t>Siembra</w:t>
      </w:r>
    </w:p>
    <w:p w14:paraId="20541F5F" w14:textId="04CE18D8" w:rsidR="002448D1" w:rsidRPr="00E85388" w:rsidRDefault="00522FB2" w:rsidP="00060676">
      <w:pPr>
        <w:spacing w:before="240" w:after="240" w:line="360" w:lineRule="auto"/>
        <w:ind w:left="720"/>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 xml:space="preserve">En cuanto a la </w:t>
      </w:r>
      <w:r w:rsidR="000E337C" w:rsidRPr="00E85388">
        <w:rPr>
          <w:rFonts w:ascii="Times New Roman" w:eastAsia="Times New Roman" w:hAnsi="Times New Roman" w:cs="Times New Roman"/>
          <w:sz w:val="24"/>
          <w:szCs w:val="24"/>
        </w:rPr>
        <w:t>siembra se</w:t>
      </w:r>
      <w:r w:rsidRPr="00E85388">
        <w:rPr>
          <w:rFonts w:ascii="Times New Roman" w:eastAsia="Times New Roman" w:hAnsi="Times New Roman" w:cs="Times New Roman"/>
          <w:sz w:val="24"/>
          <w:szCs w:val="24"/>
        </w:rPr>
        <w:t xml:space="preserve"> llevará a cabo manualmente, </w:t>
      </w:r>
      <w:r w:rsidR="000E337C" w:rsidRPr="00E85388">
        <w:rPr>
          <w:rFonts w:ascii="Times New Roman" w:eastAsia="Times New Roman" w:hAnsi="Times New Roman" w:cs="Times New Roman"/>
          <w:sz w:val="24"/>
          <w:szCs w:val="24"/>
        </w:rPr>
        <w:t>considerando 30</w:t>
      </w:r>
      <w:r w:rsidRPr="00E85388">
        <w:rPr>
          <w:rFonts w:ascii="Times New Roman" w:eastAsia="Times New Roman" w:hAnsi="Times New Roman" w:cs="Times New Roman"/>
          <w:sz w:val="24"/>
          <w:szCs w:val="24"/>
        </w:rPr>
        <w:t xml:space="preserve"> cm</w:t>
      </w:r>
    </w:p>
    <w:p w14:paraId="56443682" w14:textId="2FBB98A9" w:rsidR="002448D1" w:rsidRPr="00E85388" w:rsidRDefault="00522FB2" w:rsidP="00060676">
      <w:pPr>
        <w:spacing w:before="240" w:after="240" w:line="360" w:lineRule="auto"/>
        <w:ind w:left="720"/>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 xml:space="preserve">entre plantas </w:t>
      </w:r>
      <w:r w:rsidR="000E337C" w:rsidRPr="00E85388">
        <w:rPr>
          <w:rFonts w:ascii="Times New Roman" w:eastAsia="Times New Roman" w:hAnsi="Times New Roman" w:cs="Times New Roman"/>
          <w:sz w:val="24"/>
          <w:szCs w:val="24"/>
        </w:rPr>
        <w:t>y 40</w:t>
      </w:r>
      <w:r w:rsidRPr="00E85388">
        <w:rPr>
          <w:rFonts w:ascii="Times New Roman" w:eastAsia="Times New Roman" w:hAnsi="Times New Roman" w:cs="Times New Roman"/>
          <w:sz w:val="24"/>
          <w:szCs w:val="24"/>
        </w:rPr>
        <w:t xml:space="preserve"> cm entre surcos.</w:t>
      </w:r>
    </w:p>
    <w:p w14:paraId="11EBFF82" w14:textId="195DD566" w:rsidR="002448D1" w:rsidDel="0081385D" w:rsidRDefault="00522FB2" w:rsidP="0081385D">
      <w:pPr>
        <w:spacing w:before="240" w:after="240" w:line="360" w:lineRule="auto"/>
        <w:ind w:left="720"/>
        <w:jc w:val="both"/>
        <w:rPr>
          <w:del w:id="366" w:author="elda perez campos" w:date="2025-07-14T23:37:00Z"/>
          <w:rFonts w:ascii="Times New Roman" w:eastAsia="Times New Roman" w:hAnsi="Times New Roman" w:cs="Times New Roman"/>
          <w:sz w:val="24"/>
          <w:szCs w:val="24"/>
        </w:rPr>
      </w:pPr>
      <w:r w:rsidRPr="00E85388">
        <w:rPr>
          <w:rFonts w:ascii="Times New Roman" w:eastAsia="Times New Roman" w:hAnsi="Times New Roman" w:cs="Times New Roman"/>
          <w:b/>
          <w:sz w:val="24"/>
          <w:szCs w:val="24"/>
        </w:rPr>
        <w:t>6.</w:t>
      </w:r>
      <w:ins w:id="367" w:author="elda perez campos" w:date="2025-07-14T23:53:00Z">
        <w:r w:rsidR="000406A3">
          <w:rPr>
            <w:rFonts w:ascii="Times New Roman" w:eastAsia="Times New Roman" w:hAnsi="Times New Roman" w:cs="Times New Roman"/>
            <w:b/>
            <w:sz w:val="24"/>
            <w:szCs w:val="24"/>
          </w:rPr>
          <w:t>4</w:t>
        </w:r>
      </w:ins>
      <w:del w:id="368" w:author="elda perez campos" w:date="2025-07-14T23:53:00Z">
        <w:r w:rsidRPr="00E85388" w:rsidDel="00EB69EA">
          <w:rPr>
            <w:rFonts w:ascii="Times New Roman" w:eastAsia="Times New Roman" w:hAnsi="Times New Roman" w:cs="Times New Roman"/>
            <w:b/>
            <w:sz w:val="24"/>
            <w:szCs w:val="24"/>
          </w:rPr>
          <w:delText>2</w:delText>
        </w:r>
      </w:del>
      <w:r w:rsidRPr="00E85388">
        <w:rPr>
          <w:rFonts w:ascii="Times New Roman" w:eastAsia="Times New Roman" w:hAnsi="Times New Roman" w:cs="Times New Roman"/>
          <w:b/>
          <w:sz w:val="24"/>
          <w:szCs w:val="24"/>
        </w:rPr>
        <w:t>.</w:t>
      </w:r>
      <w:ins w:id="369" w:author="elda perez campos" w:date="2025-07-14T22:41:00Z">
        <w:r w:rsidR="00000887">
          <w:rPr>
            <w:rFonts w:ascii="Times New Roman" w:eastAsia="Times New Roman" w:hAnsi="Times New Roman" w:cs="Times New Roman"/>
            <w:b/>
            <w:sz w:val="24"/>
            <w:szCs w:val="24"/>
          </w:rPr>
          <w:t>9</w:t>
        </w:r>
      </w:ins>
      <w:del w:id="370" w:author="elda perez campos" w:date="2025-07-14T22:41:00Z">
        <w:r w:rsidRPr="00E85388" w:rsidDel="00000887">
          <w:rPr>
            <w:rFonts w:ascii="Times New Roman" w:eastAsia="Times New Roman" w:hAnsi="Times New Roman" w:cs="Times New Roman"/>
            <w:b/>
            <w:sz w:val="24"/>
            <w:szCs w:val="24"/>
          </w:rPr>
          <w:delText>8</w:delText>
        </w:r>
      </w:del>
      <w:ins w:id="371" w:author="elda perez campos" w:date="2025-07-14T23:57:00Z">
        <w:r w:rsidR="000406A3">
          <w:rPr>
            <w:rFonts w:ascii="Times New Roman" w:eastAsia="Times New Roman" w:hAnsi="Times New Roman" w:cs="Times New Roman"/>
            <w:sz w:val="24"/>
            <w:szCs w:val="24"/>
          </w:rPr>
          <w:t xml:space="preserve">. </w:t>
        </w:r>
      </w:ins>
      <w:del w:id="372" w:author="elda perez campos" w:date="2025-07-14T23:57:00Z">
        <w:r w:rsidRPr="00E85388" w:rsidDel="000406A3">
          <w:rPr>
            <w:rFonts w:ascii="Times New Roman" w:eastAsia="Times New Roman" w:hAnsi="Times New Roman" w:cs="Times New Roman"/>
            <w:sz w:val="24"/>
            <w:szCs w:val="24"/>
          </w:rPr>
          <w:delText xml:space="preserve">        </w:delText>
        </w:r>
      </w:del>
      <w:r w:rsidRPr="00E85388">
        <w:rPr>
          <w:rFonts w:ascii="Times New Roman" w:eastAsia="Times New Roman" w:hAnsi="Times New Roman" w:cs="Times New Roman"/>
          <w:b/>
          <w:sz w:val="24"/>
          <w:szCs w:val="24"/>
        </w:rPr>
        <w:t>Fertilización</w:t>
      </w:r>
    </w:p>
    <w:p w14:paraId="35EDAA39" w14:textId="77777777" w:rsidR="0081385D" w:rsidRPr="00E85388" w:rsidRDefault="0081385D" w:rsidP="00060676">
      <w:pPr>
        <w:spacing w:before="240" w:after="240" w:line="360" w:lineRule="auto"/>
        <w:ind w:left="720"/>
        <w:jc w:val="both"/>
        <w:rPr>
          <w:ins w:id="373" w:author="elda perez campos" w:date="2025-07-14T23:37:00Z"/>
          <w:rFonts w:ascii="Times New Roman" w:eastAsia="Times New Roman" w:hAnsi="Times New Roman" w:cs="Times New Roman"/>
          <w:b/>
          <w:sz w:val="24"/>
          <w:szCs w:val="24"/>
        </w:rPr>
      </w:pPr>
    </w:p>
    <w:p w14:paraId="25B5CF62" w14:textId="401A08FA" w:rsidR="002448D1" w:rsidRPr="00E85388" w:rsidRDefault="00522FB2" w:rsidP="0081385D">
      <w:pPr>
        <w:spacing w:before="240" w:after="240" w:line="360" w:lineRule="auto"/>
        <w:ind w:left="720"/>
        <w:jc w:val="both"/>
        <w:rPr>
          <w:rFonts w:ascii="Times New Roman" w:eastAsia="Times New Roman" w:hAnsi="Times New Roman" w:cs="Times New Roman"/>
          <w:sz w:val="24"/>
          <w:szCs w:val="24"/>
        </w:rPr>
        <w:pPrChange w:id="374" w:author="elda perez campos" w:date="2025-07-14T23:37:00Z">
          <w:pPr>
            <w:spacing w:before="240" w:after="240" w:line="360" w:lineRule="auto"/>
            <w:jc w:val="both"/>
          </w:pPr>
        </w:pPrChange>
      </w:pPr>
      <w:r w:rsidRPr="00E85388">
        <w:rPr>
          <w:rFonts w:ascii="Times New Roman" w:eastAsia="Times New Roman" w:hAnsi="Times New Roman" w:cs="Times New Roman"/>
          <w:sz w:val="24"/>
          <w:szCs w:val="24"/>
        </w:rPr>
        <w:lastRenderedPageBreak/>
        <w:t xml:space="preserve">Se </w:t>
      </w:r>
      <w:r w:rsidR="00E85388" w:rsidRPr="00E85388">
        <w:rPr>
          <w:rFonts w:ascii="Times New Roman" w:eastAsia="Times New Roman" w:hAnsi="Times New Roman" w:cs="Times New Roman"/>
          <w:sz w:val="24"/>
          <w:szCs w:val="24"/>
        </w:rPr>
        <w:t>aplicarán 2</w:t>
      </w:r>
      <w:r w:rsidRPr="00E85388">
        <w:rPr>
          <w:rFonts w:ascii="Times New Roman" w:eastAsia="Times New Roman" w:hAnsi="Times New Roman" w:cs="Times New Roman"/>
          <w:sz w:val="24"/>
          <w:szCs w:val="24"/>
        </w:rPr>
        <w:t xml:space="preserve"> fertilizaciones </w:t>
      </w:r>
      <w:r w:rsidR="00E85388" w:rsidRPr="00E85388">
        <w:rPr>
          <w:rFonts w:ascii="Times New Roman" w:eastAsia="Times New Roman" w:hAnsi="Times New Roman" w:cs="Times New Roman"/>
          <w:sz w:val="24"/>
          <w:szCs w:val="24"/>
        </w:rPr>
        <w:t>basados:</w:t>
      </w:r>
      <w:r w:rsidRPr="00E85388">
        <w:rPr>
          <w:rFonts w:ascii="Times New Roman" w:eastAsia="Times New Roman" w:hAnsi="Times New Roman" w:cs="Times New Roman"/>
          <w:sz w:val="24"/>
          <w:szCs w:val="24"/>
        </w:rPr>
        <w:t xml:space="preserve"> una al momento de la siembra (NPK 15-15-15) y otra al </w:t>
      </w:r>
      <w:r w:rsidRPr="00060676">
        <w:rPr>
          <w:rFonts w:ascii="Times New Roman" w:eastAsia="Times New Roman" w:hAnsi="Times New Roman" w:cs="Times New Roman"/>
          <w:sz w:val="24"/>
          <w:szCs w:val="24"/>
          <w:rPrChange w:id="375" w:author="elda perez campos" w:date="2025-07-14T22:35:00Z">
            <w:rPr>
              <w:rFonts w:ascii="Times New Roman" w:eastAsia="Times New Roman" w:hAnsi="Times New Roman" w:cs="Times New Roman"/>
              <w:sz w:val="24"/>
              <w:szCs w:val="24"/>
              <w:highlight w:val="yellow"/>
            </w:rPr>
          </w:rPrChange>
        </w:rPr>
        <w:t>macollamiento</w:t>
      </w:r>
      <w:r w:rsidRPr="00E85388">
        <w:rPr>
          <w:rFonts w:ascii="Times New Roman" w:eastAsia="Times New Roman" w:hAnsi="Times New Roman" w:cs="Times New Roman"/>
          <w:sz w:val="24"/>
          <w:szCs w:val="24"/>
        </w:rPr>
        <w:t xml:space="preserve"> (urea y KCl</w:t>
      </w:r>
      <w:r w:rsidR="000E337C" w:rsidRPr="00E85388">
        <w:rPr>
          <w:rFonts w:ascii="Times New Roman" w:eastAsia="Times New Roman" w:hAnsi="Times New Roman" w:cs="Times New Roman"/>
          <w:sz w:val="24"/>
          <w:szCs w:val="24"/>
        </w:rPr>
        <w:t>), siempre</w:t>
      </w:r>
      <w:r w:rsidRPr="00E85388">
        <w:rPr>
          <w:rFonts w:ascii="Times New Roman" w:eastAsia="Times New Roman" w:hAnsi="Times New Roman" w:cs="Times New Roman"/>
          <w:sz w:val="24"/>
          <w:szCs w:val="24"/>
        </w:rPr>
        <w:t xml:space="preserve"> teniendo en </w:t>
      </w:r>
      <w:r w:rsidR="000E337C" w:rsidRPr="00E85388">
        <w:rPr>
          <w:rFonts w:ascii="Times New Roman" w:eastAsia="Times New Roman" w:hAnsi="Times New Roman" w:cs="Times New Roman"/>
          <w:sz w:val="24"/>
          <w:szCs w:val="24"/>
        </w:rPr>
        <w:t>cuenta requerimientos</w:t>
      </w:r>
      <w:r w:rsidRPr="00E85388">
        <w:rPr>
          <w:rFonts w:ascii="Times New Roman" w:eastAsia="Times New Roman" w:hAnsi="Times New Roman" w:cs="Times New Roman"/>
          <w:sz w:val="24"/>
          <w:szCs w:val="24"/>
        </w:rPr>
        <w:t xml:space="preserve"> del cultivo.</w:t>
      </w:r>
    </w:p>
    <w:p w14:paraId="4AE19C12" w14:textId="1F1943F6" w:rsidR="002448D1" w:rsidRPr="000406A3" w:rsidDel="0081385D" w:rsidRDefault="00522FB2" w:rsidP="0081385D">
      <w:pPr>
        <w:spacing w:before="240" w:after="240" w:line="360" w:lineRule="auto"/>
        <w:ind w:left="720"/>
        <w:jc w:val="both"/>
        <w:rPr>
          <w:del w:id="376" w:author="elda perez campos" w:date="2025-07-14T23:37:00Z"/>
          <w:rFonts w:ascii="Times New Roman" w:eastAsia="Times New Roman" w:hAnsi="Times New Roman" w:cs="Times New Roman"/>
          <w:b/>
          <w:sz w:val="24"/>
          <w:szCs w:val="24"/>
          <w:rPrChange w:id="377" w:author="elda perez campos" w:date="2025-07-14T23:54:00Z">
            <w:rPr>
              <w:del w:id="378" w:author="elda perez campos" w:date="2025-07-14T23:37:00Z"/>
              <w:rFonts w:ascii="Times New Roman" w:eastAsia="Times New Roman" w:hAnsi="Times New Roman" w:cs="Times New Roman"/>
              <w:sz w:val="24"/>
              <w:szCs w:val="24"/>
            </w:rPr>
          </w:rPrChange>
        </w:rPr>
      </w:pPr>
      <w:r w:rsidRPr="000406A3">
        <w:rPr>
          <w:rFonts w:ascii="Times New Roman" w:eastAsia="Times New Roman" w:hAnsi="Times New Roman" w:cs="Times New Roman"/>
          <w:b/>
          <w:sz w:val="24"/>
          <w:szCs w:val="24"/>
        </w:rPr>
        <w:t>6.</w:t>
      </w:r>
      <w:ins w:id="379" w:author="elda perez campos" w:date="2025-07-14T23:55:00Z">
        <w:r w:rsidR="000406A3">
          <w:rPr>
            <w:rFonts w:ascii="Times New Roman" w:eastAsia="Times New Roman" w:hAnsi="Times New Roman" w:cs="Times New Roman"/>
            <w:b/>
            <w:sz w:val="24"/>
            <w:szCs w:val="24"/>
          </w:rPr>
          <w:t>4</w:t>
        </w:r>
      </w:ins>
      <w:del w:id="380" w:author="elda perez campos" w:date="2025-07-14T23:55:00Z">
        <w:r w:rsidRPr="000406A3" w:rsidDel="000406A3">
          <w:rPr>
            <w:rFonts w:ascii="Times New Roman" w:eastAsia="Times New Roman" w:hAnsi="Times New Roman" w:cs="Times New Roman"/>
            <w:b/>
            <w:sz w:val="24"/>
            <w:szCs w:val="24"/>
          </w:rPr>
          <w:delText>2</w:delText>
        </w:r>
      </w:del>
      <w:r w:rsidRPr="000406A3">
        <w:rPr>
          <w:rFonts w:ascii="Times New Roman" w:eastAsia="Times New Roman" w:hAnsi="Times New Roman" w:cs="Times New Roman"/>
          <w:b/>
          <w:sz w:val="24"/>
          <w:szCs w:val="24"/>
        </w:rPr>
        <w:t>.</w:t>
      </w:r>
      <w:ins w:id="381" w:author="elda perez campos" w:date="2025-07-14T22:41:00Z">
        <w:r w:rsidR="00000887" w:rsidRPr="000406A3">
          <w:rPr>
            <w:rFonts w:ascii="Times New Roman" w:eastAsia="Times New Roman" w:hAnsi="Times New Roman" w:cs="Times New Roman"/>
            <w:b/>
            <w:sz w:val="24"/>
            <w:szCs w:val="24"/>
            <w:rPrChange w:id="382" w:author="elda perez campos" w:date="2025-07-14T23:54:00Z">
              <w:rPr>
                <w:rFonts w:ascii="Times New Roman" w:eastAsia="Times New Roman" w:hAnsi="Times New Roman" w:cs="Times New Roman"/>
                <w:sz w:val="24"/>
                <w:szCs w:val="24"/>
              </w:rPr>
            </w:rPrChange>
          </w:rPr>
          <w:t>10.</w:t>
        </w:r>
      </w:ins>
      <w:ins w:id="383" w:author="elda perez campos" w:date="2025-07-14T23:54:00Z">
        <w:r w:rsidR="000406A3">
          <w:rPr>
            <w:rFonts w:ascii="Times New Roman" w:eastAsia="Times New Roman" w:hAnsi="Times New Roman" w:cs="Times New Roman"/>
            <w:b/>
            <w:sz w:val="24"/>
            <w:szCs w:val="24"/>
          </w:rPr>
          <w:t xml:space="preserve"> </w:t>
        </w:r>
      </w:ins>
      <w:del w:id="384" w:author="elda perez campos" w:date="2025-07-14T22:41:00Z">
        <w:r w:rsidRPr="000406A3" w:rsidDel="00000887">
          <w:rPr>
            <w:rFonts w:ascii="Times New Roman" w:eastAsia="Times New Roman" w:hAnsi="Times New Roman" w:cs="Times New Roman"/>
            <w:b/>
            <w:sz w:val="24"/>
            <w:szCs w:val="24"/>
          </w:rPr>
          <w:delText>9</w:delText>
        </w:r>
        <w:r w:rsidRPr="000406A3" w:rsidDel="00000887">
          <w:rPr>
            <w:rFonts w:ascii="Times New Roman" w:eastAsia="Times New Roman" w:hAnsi="Times New Roman" w:cs="Times New Roman"/>
            <w:b/>
            <w:sz w:val="24"/>
            <w:szCs w:val="24"/>
            <w:rPrChange w:id="385" w:author="elda perez campos" w:date="2025-07-14T23:54:00Z">
              <w:rPr>
                <w:rFonts w:ascii="Times New Roman" w:eastAsia="Times New Roman" w:hAnsi="Times New Roman" w:cs="Times New Roman"/>
                <w:sz w:val="24"/>
                <w:szCs w:val="24"/>
              </w:rPr>
            </w:rPrChange>
          </w:rPr>
          <w:delText xml:space="preserve"> </w:delText>
        </w:r>
      </w:del>
      <w:del w:id="386" w:author="elda perez campos" w:date="2025-07-14T23:54:00Z">
        <w:r w:rsidRPr="000406A3" w:rsidDel="000406A3">
          <w:rPr>
            <w:rFonts w:ascii="Times New Roman" w:eastAsia="Times New Roman" w:hAnsi="Times New Roman" w:cs="Times New Roman"/>
            <w:b/>
            <w:sz w:val="24"/>
            <w:szCs w:val="24"/>
            <w:rPrChange w:id="387" w:author="elda perez campos" w:date="2025-07-14T23:54:00Z">
              <w:rPr>
                <w:rFonts w:ascii="Times New Roman" w:eastAsia="Times New Roman" w:hAnsi="Times New Roman" w:cs="Times New Roman"/>
                <w:sz w:val="24"/>
                <w:szCs w:val="24"/>
              </w:rPr>
            </w:rPrChange>
          </w:rPr>
          <w:delText xml:space="preserve">       </w:delText>
        </w:r>
      </w:del>
      <w:r w:rsidRPr="000406A3">
        <w:rPr>
          <w:rFonts w:ascii="Times New Roman" w:eastAsia="Times New Roman" w:hAnsi="Times New Roman" w:cs="Times New Roman"/>
          <w:b/>
          <w:sz w:val="24"/>
          <w:szCs w:val="24"/>
        </w:rPr>
        <w:t>Control de malezas</w:t>
      </w:r>
    </w:p>
    <w:p w14:paraId="40C4F296" w14:textId="77777777" w:rsidR="0081385D" w:rsidRPr="00E85388" w:rsidRDefault="0081385D" w:rsidP="00060676">
      <w:pPr>
        <w:spacing w:before="240" w:after="240" w:line="360" w:lineRule="auto"/>
        <w:ind w:left="720"/>
        <w:jc w:val="both"/>
        <w:rPr>
          <w:ins w:id="388" w:author="elda perez campos" w:date="2025-07-14T23:37:00Z"/>
          <w:rFonts w:ascii="Times New Roman" w:eastAsia="Times New Roman" w:hAnsi="Times New Roman" w:cs="Times New Roman"/>
          <w:b/>
          <w:sz w:val="24"/>
          <w:szCs w:val="24"/>
        </w:rPr>
      </w:pPr>
    </w:p>
    <w:p w14:paraId="4C2D4497" w14:textId="77777777" w:rsidR="002448D1" w:rsidRPr="00E85388" w:rsidRDefault="00522FB2" w:rsidP="0081385D">
      <w:pPr>
        <w:spacing w:before="240" w:after="240" w:line="360" w:lineRule="auto"/>
        <w:ind w:left="720"/>
        <w:jc w:val="both"/>
        <w:rPr>
          <w:rFonts w:ascii="Times New Roman" w:eastAsia="Times New Roman" w:hAnsi="Times New Roman" w:cs="Times New Roman"/>
          <w:sz w:val="24"/>
          <w:szCs w:val="24"/>
        </w:rPr>
        <w:pPrChange w:id="389" w:author="elda perez campos" w:date="2025-07-14T23:37:00Z">
          <w:pPr>
            <w:spacing w:before="240" w:after="240" w:line="360" w:lineRule="auto"/>
            <w:jc w:val="both"/>
          </w:pPr>
        </w:pPrChange>
      </w:pPr>
      <w:r w:rsidRPr="00E85388">
        <w:rPr>
          <w:rFonts w:ascii="Times New Roman" w:eastAsia="Times New Roman" w:hAnsi="Times New Roman" w:cs="Times New Roman"/>
          <w:sz w:val="24"/>
          <w:szCs w:val="24"/>
        </w:rPr>
        <w:t>Manual y/o mecánico, según densidad de infestación se tendrá en cuenta un Manejo Integrado de Malezas (MIM)</w:t>
      </w:r>
    </w:p>
    <w:p w14:paraId="7FAD3DD4" w14:textId="27510930" w:rsidR="002448D1" w:rsidDel="0081385D" w:rsidRDefault="00522FB2" w:rsidP="0081385D">
      <w:pPr>
        <w:spacing w:before="240" w:after="240" w:line="360" w:lineRule="auto"/>
        <w:ind w:firstLine="720"/>
        <w:jc w:val="both"/>
        <w:rPr>
          <w:del w:id="390" w:author="elda perez campos" w:date="2025-07-14T23:38:00Z"/>
          <w:rFonts w:ascii="Times New Roman" w:eastAsia="Times New Roman" w:hAnsi="Times New Roman" w:cs="Times New Roman"/>
          <w:sz w:val="24"/>
          <w:szCs w:val="24"/>
        </w:rPr>
      </w:pPr>
      <w:r w:rsidRPr="00E85388">
        <w:rPr>
          <w:rFonts w:ascii="Times New Roman" w:eastAsia="Times New Roman" w:hAnsi="Times New Roman" w:cs="Times New Roman"/>
          <w:b/>
          <w:sz w:val="24"/>
          <w:szCs w:val="24"/>
        </w:rPr>
        <w:t>6.</w:t>
      </w:r>
      <w:ins w:id="391" w:author="elda perez campos" w:date="2025-07-14T23:55:00Z">
        <w:r w:rsidR="000406A3">
          <w:rPr>
            <w:rFonts w:ascii="Times New Roman" w:eastAsia="Times New Roman" w:hAnsi="Times New Roman" w:cs="Times New Roman"/>
            <w:b/>
            <w:sz w:val="24"/>
            <w:szCs w:val="24"/>
          </w:rPr>
          <w:t>4</w:t>
        </w:r>
      </w:ins>
      <w:del w:id="392" w:author="elda perez campos" w:date="2025-07-14T23:55:00Z">
        <w:r w:rsidRPr="00E85388" w:rsidDel="000406A3">
          <w:rPr>
            <w:rFonts w:ascii="Times New Roman" w:eastAsia="Times New Roman" w:hAnsi="Times New Roman" w:cs="Times New Roman"/>
            <w:b/>
            <w:sz w:val="24"/>
            <w:szCs w:val="24"/>
          </w:rPr>
          <w:delText>2</w:delText>
        </w:r>
      </w:del>
      <w:r w:rsidRPr="00E85388">
        <w:rPr>
          <w:rFonts w:ascii="Times New Roman" w:eastAsia="Times New Roman" w:hAnsi="Times New Roman" w:cs="Times New Roman"/>
          <w:b/>
          <w:sz w:val="24"/>
          <w:szCs w:val="24"/>
        </w:rPr>
        <w:t>.1</w:t>
      </w:r>
      <w:ins w:id="393" w:author="elda perez campos" w:date="2025-07-14T22:41:00Z">
        <w:r w:rsidR="00000887">
          <w:rPr>
            <w:rFonts w:ascii="Times New Roman" w:eastAsia="Times New Roman" w:hAnsi="Times New Roman" w:cs="Times New Roman"/>
            <w:b/>
            <w:sz w:val="24"/>
            <w:szCs w:val="24"/>
          </w:rPr>
          <w:t>1.</w:t>
        </w:r>
      </w:ins>
      <w:del w:id="394" w:author="elda perez campos" w:date="2025-07-14T22:41:00Z">
        <w:r w:rsidRPr="00E85388" w:rsidDel="00000887">
          <w:rPr>
            <w:rFonts w:ascii="Times New Roman" w:eastAsia="Times New Roman" w:hAnsi="Times New Roman" w:cs="Times New Roman"/>
            <w:b/>
            <w:sz w:val="24"/>
            <w:szCs w:val="24"/>
          </w:rPr>
          <w:delText>0</w:delText>
        </w:r>
      </w:del>
      <w:r w:rsidRPr="00E85388">
        <w:rPr>
          <w:rFonts w:ascii="Times New Roman" w:eastAsia="Times New Roman" w:hAnsi="Times New Roman" w:cs="Times New Roman"/>
          <w:sz w:val="24"/>
          <w:szCs w:val="24"/>
        </w:rPr>
        <w:tab/>
      </w:r>
      <w:r w:rsidRPr="00E85388">
        <w:rPr>
          <w:rFonts w:ascii="Times New Roman" w:eastAsia="Times New Roman" w:hAnsi="Times New Roman" w:cs="Times New Roman"/>
          <w:b/>
          <w:sz w:val="24"/>
          <w:szCs w:val="24"/>
        </w:rPr>
        <w:t>Control fitosanitario</w:t>
      </w:r>
    </w:p>
    <w:p w14:paraId="048516A0" w14:textId="77777777" w:rsidR="0081385D" w:rsidRPr="00E85388" w:rsidRDefault="0081385D" w:rsidP="00060676">
      <w:pPr>
        <w:spacing w:before="240" w:after="240" w:line="360" w:lineRule="auto"/>
        <w:ind w:firstLine="720"/>
        <w:jc w:val="both"/>
        <w:rPr>
          <w:ins w:id="395" w:author="elda perez campos" w:date="2025-07-14T23:38:00Z"/>
          <w:rFonts w:ascii="Times New Roman" w:eastAsia="Times New Roman" w:hAnsi="Times New Roman" w:cs="Times New Roman"/>
          <w:b/>
          <w:sz w:val="24"/>
          <w:szCs w:val="24"/>
        </w:rPr>
        <w:pPrChange w:id="396" w:author="elda perez campos" w:date="2025-07-14T22:39:00Z">
          <w:pPr>
            <w:spacing w:before="240" w:after="240" w:line="360" w:lineRule="auto"/>
            <w:jc w:val="both"/>
          </w:pPr>
        </w:pPrChange>
      </w:pPr>
    </w:p>
    <w:p w14:paraId="3429DA37" w14:textId="77777777" w:rsidR="002448D1" w:rsidRPr="00E85388" w:rsidRDefault="00522FB2" w:rsidP="0081385D">
      <w:pPr>
        <w:spacing w:before="240" w:after="240" w:line="360" w:lineRule="auto"/>
        <w:ind w:left="720"/>
        <w:jc w:val="both"/>
        <w:rPr>
          <w:rFonts w:ascii="Times New Roman" w:eastAsia="Times New Roman" w:hAnsi="Times New Roman" w:cs="Times New Roman"/>
          <w:sz w:val="24"/>
          <w:szCs w:val="24"/>
        </w:rPr>
        <w:pPrChange w:id="397" w:author="elda perez campos" w:date="2025-07-14T23:38:00Z">
          <w:pPr>
            <w:spacing w:before="240" w:after="240" w:line="360" w:lineRule="auto"/>
            <w:jc w:val="both"/>
          </w:pPr>
        </w:pPrChange>
      </w:pPr>
      <w:r w:rsidRPr="00E85388">
        <w:rPr>
          <w:rFonts w:ascii="Times New Roman" w:eastAsia="Times New Roman" w:hAnsi="Times New Roman" w:cs="Times New Roman"/>
          <w:sz w:val="24"/>
          <w:szCs w:val="24"/>
        </w:rPr>
        <w:t>Monitoreo constante para detección oportuna de plagas/enfermedades y aplicación de productos autorizados, haciendo uso de una Manejo Integrado de Plagas y Enfermedades (MIPE).</w:t>
      </w:r>
    </w:p>
    <w:p w14:paraId="44A52E8C" w14:textId="6ADA4197" w:rsidR="002448D1" w:rsidRPr="00E85388" w:rsidRDefault="00522FB2" w:rsidP="00060676">
      <w:pPr>
        <w:spacing w:before="240" w:after="240" w:line="360" w:lineRule="auto"/>
        <w:ind w:left="720"/>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6.</w:t>
      </w:r>
      <w:ins w:id="398" w:author="elda perez campos" w:date="2025-07-14T23:55:00Z">
        <w:r w:rsidR="000406A3">
          <w:rPr>
            <w:rFonts w:ascii="Times New Roman" w:eastAsia="Times New Roman" w:hAnsi="Times New Roman" w:cs="Times New Roman"/>
            <w:b/>
            <w:sz w:val="24"/>
            <w:szCs w:val="24"/>
          </w:rPr>
          <w:t>4</w:t>
        </w:r>
      </w:ins>
      <w:del w:id="399" w:author="elda perez campos" w:date="2025-07-14T23:55:00Z">
        <w:r w:rsidRPr="00E85388" w:rsidDel="000406A3">
          <w:rPr>
            <w:rFonts w:ascii="Times New Roman" w:eastAsia="Times New Roman" w:hAnsi="Times New Roman" w:cs="Times New Roman"/>
            <w:b/>
            <w:sz w:val="24"/>
            <w:szCs w:val="24"/>
          </w:rPr>
          <w:delText>2</w:delText>
        </w:r>
      </w:del>
      <w:r w:rsidRPr="00E85388">
        <w:rPr>
          <w:rFonts w:ascii="Times New Roman" w:eastAsia="Times New Roman" w:hAnsi="Times New Roman" w:cs="Times New Roman"/>
          <w:b/>
          <w:sz w:val="24"/>
          <w:szCs w:val="24"/>
        </w:rPr>
        <w:t>.1</w:t>
      </w:r>
      <w:ins w:id="400" w:author="elda perez campos" w:date="2025-07-14T22:41:00Z">
        <w:r w:rsidR="00000887">
          <w:rPr>
            <w:rFonts w:ascii="Times New Roman" w:eastAsia="Times New Roman" w:hAnsi="Times New Roman" w:cs="Times New Roman"/>
            <w:b/>
            <w:sz w:val="24"/>
            <w:szCs w:val="24"/>
          </w:rPr>
          <w:t>2</w:t>
        </w:r>
      </w:ins>
      <w:del w:id="401" w:author="elda perez campos" w:date="2025-07-14T22:41:00Z">
        <w:r w:rsidRPr="00E85388" w:rsidDel="00000887">
          <w:rPr>
            <w:rFonts w:ascii="Times New Roman" w:eastAsia="Times New Roman" w:hAnsi="Times New Roman" w:cs="Times New Roman"/>
            <w:b/>
            <w:sz w:val="24"/>
            <w:szCs w:val="24"/>
          </w:rPr>
          <w:delText>1</w:delText>
        </w:r>
      </w:del>
      <w:r w:rsidRPr="00E85388">
        <w:rPr>
          <w:rFonts w:ascii="Times New Roman" w:eastAsia="Times New Roman" w:hAnsi="Times New Roman" w:cs="Times New Roman"/>
          <w:sz w:val="24"/>
          <w:szCs w:val="24"/>
        </w:rPr>
        <w:tab/>
      </w:r>
      <w:r w:rsidRPr="00E85388">
        <w:rPr>
          <w:rFonts w:ascii="Times New Roman" w:eastAsia="Times New Roman" w:hAnsi="Times New Roman" w:cs="Times New Roman"/>
          <w:b/>
          <w:sz w:val="24"/>
          <w:szCs w:val="24"/>
        </w:rPr>
        <w:t>Cosecha</w:t>
      </w:r>
    </w:p>
    <w:p w14:paraId="24AAFC8F" w14:textId="00C1A05E" w:rsidR="002448D1" w:rsidDel="0081385D" w:rsidRDefault="00522FB2" w:rsidP="0081385D">
      <w:pPr>
        <w:spacing w:before="240" w:after="240" w:line="360" w:lineRule="auto"/>
        <w:ind w:left="720"/>
        <w:jc w:val="both"/>
        <w:rPr>
          <w:del w:id="402" w:author="elda perez campos" w:date="2025-07-14T23:38:00Z"/>
          <w:rFonts w:ascii="Times New Roman" w:eastAsia="Times New Roman" w:hAnsi="Times New Roman" w:cs="Times New Roman"/>
          <w:b/>
          <w:sz w:val="24"/>
          <w:szCs w:val="24"/>
        </w:rPr>
      </w:pPr>
      <w:r w:rsidRPr="00E85388">
        <w:rPr>
          <w:rFonts w:ascii="Times New Roman" w:eastAsia="Times New Roman" w:hAnsi="Times New Roman" w:cs="Times New Roman"/>
          <w:sz w:val="24"/>
          <w:szCs w:val="24"/>
        </w:rPr>
        <w:t xml:space="preserve">Se realizará cuando las plantas alcancen su madurez fisiológica, aproximadamente entre los 75 y 90 días después de la siembra, ello va a </w:t>
      </w:r>
      <w:r w:rsidR="000E337C" w:rsidRPr="00E85388">
        <w:rPr>
          <w:rFonts w:ascii="Times New Roman" w:eastAsia="Times New Roman" w:hAnsi="Times New Roman" w:cs="Times New Roman"/>
          <w:sz w:val="24"/>
          <w:szCs w:val="24"/>
        </w:rPr>
        <w:t>depender del</w:t>
      </w:r>
      <w:r w:rsidRPr="00E85388">
        <w:rPr>
          <w:rFonts w:ascii="Times New Roman" w:eastAsia="Times New Roman" w:hAnsi="Times New Roman" w:cs="Times New Roman"/>
          <w:sz w:val="24"/>
          <w:szCs w:val="24"/>
        </w:rPr>
        <w:t xml:space="preserve"> cultivar.</w:t>
      </w:r>
    </w:p>
    <w:p w14:paraId="1F31D805" w14:textId="77777777" w:rsidR="0081385D" w:rsidRPr="00E85388" w:rsidRDefault="0081385D" w:rsidP="0081385D">
      <w:pPr>
        <w:spacing w:before="240" w:after="240" w:line="360" w:lineRule="auto"/>
        <w:ind w:left="720"/>
        <w:jc w:val="both"/>
        <w:rPr>
          <w:ins w:id="403" w:author="elda perez campos" w:date="2025-07-14T23:38:00Z"/>
          <w:rFonts w:ascii="Times New Roman" w:eastAsia="Times New Roman" w:hAnsi="Times New Roman" w:cs="Times New Roman"/>
          <w:sz w:val="24"/>
          <w:szCs w:val="24"/>
        </w:rPr>
        <w:pPrChange w:id="404" w:author="elda perez campos" w:date="2025-07-14T23:38:00Z">
          <w:pPr>
            <w:spacing w:before="240" w:after="240" w:line="360" w:lineRule="auto"/>
            <w:jc w:val="both"/>
          </w:pPr>
        </w:pPrChange>
      </w:pPr>
    </w:p>
    <w:p w14:paraId="4EA7B2E5" w14:textId="395E8809" w:rsidR="002448D1" w:rsidDel="0081385D" w:rsidRDefault="000E337C" w:rsidP="0081385D">
      <w:pPr>
        <w:spacing w:before="240" w:after="240" w:line="360" w:lineRule="auto"/>
        <w:ind w:left="720"/>
        <w:jc w:val="both"/>
        <w:rPr>
          <w:del w:id="405" w:author="elda perez campos" w:date="2025-07-14T23:38:00Z"/>
          <w:rFonts w:ascii="Times New Roman" w:eastAsia="Times New Roman" w:hAnsi="Times New Roman" w:cs="Times New Roman"/>
          <w:sz w:val="24"/>
          <w:szCs w:val="24"/>
        </w:rPr>
      </w:pPr>
      <w:r w:rsidRPr="00E85388">
        <w:rPr>
          <w:rFonts w:ascii="Times New Roman" w:eastAsia="Times New Roman" w:hAnsi="Times New Roman" w:cs="Times New Roman"/>
          <w:b/>
          <w:sz w:val="24"/>
          <w:szCs w:val="24"/>
        </w:rPr>
        <w:t>6.</w:t>
      </w:r>
      <w:ins w:id="406" w:author="elda perez campos" w:date="2025-07-14T23:55:00Z">
        <w:r w:rsidR="000406A3">
          <w:rPr>
            <w:rFonts w:ascii="Times New Roman" w:eastAsia="Times New Roman" w:hAnsi="Times New Roman" w:cs="Times New Roman"/>
            <w:b/>
            <w:sz w:val="24"/>
            <w:szCs w:val="24"/>
          </w:rPr>
          <w:t>5</w:t>
        </w:r>
      </w:ins>
      <w:del w:id="407" w:author="elda perez campos" w:date="2025-07-14T23:55:00Z">
        <w:r w:rsidRPr="00E85388" w:rsidDel="000406A3">
          <w:rPr>
            <w:rFonts w:ascii="Times New Roman" w:eastAsia="Times New Roman" w:hAnsi="Times New Roman" w:cs="Times New Roman"/>
            <w:b/>
            <w:sz w:val="24"/>
            <w:szCs w:val="24"/>
          </w:rPr>
          <w:delText>3</w:delText>
        </w:r>
      </w:del>
      <w:ins w:id="408" w:author="elda perez campos" w:date="2025-07-14T23:57:00Z">
        <w:r w:rsidR="000406A3">
          <w:rPr>
            <w:rFonts w:ascii="Times New Roman" w:eastAsia="Times New Roman" w:hAnsi="Times New Roman" w:cs="Times New Roman"/>
            <w:sz w:val="24"/>
            <w:szCs w:val="24"/>
          </w:rPr>
          <w:t xml:space="preserve">. </w:t>
        </w:r>
      </w:ins>
      <w:del w:id="409" w:author="elda perez campos" w:date="2025-07-14T23:57:00Z">
        <w:r w:rsidRPr="00E85388" w:rsidDel="000406A3">
          <w:rPr>
            <w:rFonts w:ascii="Times New Roman" w:eastAsia="Times New Roman" w:hAnsi="Times New Roman" w:cs="Times New Roman"/>
            <w:sz w:val="24"/>
            <w:szCs w:val="24"/>
          </w:rPr>
          <w:delText xml:space="preserve"> </w:delText>
        </w:r>
        <w:r w:rsidRPr="00E85388" w:rsidDel="000406A3">
          <w:rPr>
            <w:rFonts w:ascii="Times New Roman" w:eastAsia="Times New Roman" w:hAnsi="Times New Roman" w:cs="Times New Roman"/>
            <w:sz w:val="24"/>
            <w:szCs w:val="24"/>
          </w:rPr>
          <w:tab/>
        </w:r>
      </w:del>
      <w:r w:rsidR="00522FB2" w:rsidRPr="00E85388">
        <w:rPr>
          <w:rFonts w:ascii="Times New Roman" w:eastAsia="Times New Roman" w:hAnsi="Times New Roman" w:cs="Times New Roman"/>
          <w:b/>
          <w:sz w:val="24"/>
          <w:szCs w:val="24"/>
        </w:rPr>
        <w:t>Parámetros por evaluar</w:t>
      </w:r>
    </w:p>
    <w:p w14:paraId="613CF2B1" w14:textId="77777777" w:rsidR="0081385D" w:rsidRPr="00E85388" w:rsidRDefault="0081385D" w:rsidP="0081385D">
      <w:pPr>
        <w:spacing w:before="240" w:after="240" w:line="360" w:lineRule="auto"/>
        <w:ind w:left="720"/>
        <w:jc w:val="both"/>
        <w:rPr>
          <w:ins w:id="410" w:author="elda perez campos" w:date="2025-07-14T23:38:00Z"/>
          <w:rFonts w:ascii="Times New Roman" w:eastAsia="Times New Roman" w:hAnsi="Times New Roman" w:cs="Times New Roman"/>
          <w:b/>
          <w:sz w:val="24"/>
          <w:szCs w:val="24"/>
        </w:rPr>
        <w:pPrChange w:id="411" w:author="elda perez campos" w:date="2025-07-14T23:38:00Z">
          <w:pPr>
            <w:spacing w:before="240" w:after="240" w:line="360" w:lineRule="auto"/>
            <w:ind w:left="960" w:hanging="480"/>
            <w:jc w:val="both"/>
          </w:pPr>
        </w:pPrChange>
      </w:pPr>
    </w:p>
    <w:p w14:paraId="1286D6D5" w14:textId="77777777" w:rsidR="002448D1" w:rsidRPr="00E85388" w:rsidRDefault="00522FB2" w:rsidP="0081385D">
      <w:pPr>
        <w:spacing w:before="240" w:after="240" w:line="360" w:lineRule="auto"/>
        <w:ind w:left="720"/>
        <w:jc w:val="both"/>
        <w:rPr>
          <w:rFonts w:ascii="Times New Roman" w:eastAsia="Times New Roman" w:hAnsi="Times New Roman" w:cs="Times New Roman"/>
          <w:sz w:val="24"/>
          <w:szCs w:val="24"/>
        </w:rPr>
        <w:pPrChange w:id="412" w:author="elda perez campos" w:date="2025-07-14T23:38:00Z">
          <w:pPr>
            <w:spacing w:before="240" w:after="240" w:line="360" w:lineRule="auto"/>
            <w:ind w:left="360"/>
            <w:jc w:val="both"/>
          </w:pPr>
        </w:pPrChange>
      </w:pPr>
      <w:r w:rsidRPr="00E85388">
        <w:rPr>
          <w:rFonts w:ascii="Times New Roman" w:eastAsia="Times New Roman" w:hAnsi="Times New Roman" w:cs="Times New Roman"/>
          <w:sz w:val="24"/>
          <w:szCs w:val="24"/>
        </w:rPr>
        <w:t>Para la evaluación de las variables, se.</w:t>
      </w:r>
    </w:p>
    <w:p w14:paraId="59EC6279" w14:textId="73459CFC" w:rsidR="002448D1" w:rsidRDefault="00B100EE" w:rsidP="00B100EE">
      <w:pPr>
        <w:spacing w:before="240" w:after="240" w:line="360" w:lineRule="auto"/>
        <w:ind w:firstLine="700"/>
        <w:jc w:val="both"/>
        <w:rPr>
          <w:ins w:id="413" w:author="elda perez campos" w:date="2025-07-14T23:32:00Z"/>
          <w:rFonts w:ascii="Times New Roman" w:eastAsia="Times New Roman" w:hAnsi="Times New Roman" w:cs="Times New Roman"/>
          <w:b/>
          <w:sz w:val="24"/>
          <w:szCs w:val="24"/>
        </w:rPr>
      </w:pPr>
      <w:ins w:id="414" w:author="elda perez campos" w:date="2025-07-14T23:34:00Z">
        <w:r>
          <w:rPr>
            <w:rFonts w:ascii="Times New Roman" w:eastAsia="Times New Roman" w:hAnsi="Times New Roman" w:cs="Times New Roman"/>
            <w:b/>
            <w:sz w:val="24"/>
            <w:szCs w:val="24"/>
          </w:rPr>
          <w:t>6.</w:t>
        </w:r>
      </w:ins>
      <w:ins w:id="415" w:author="elda perez campos" w:date="2025-07-14T23:55:00Z">
        <w:r w:rsidR="000406A3">
          <w:rPr>
            <w:rFonts w:ascii="Times New Roman" w:eastAsia="Times New Roman" w:hAnsi="Times New Roman" w:cs="Times New Roman"/>
            <w:b/>
            <w:sz w:val="24"/>
            <w:szCs w:val="24"/>
          </w:rPr>
          <w:t>5</w:t>
        </w:r>
      </w:ins>
      <w:ins w:id="416" w:author="elda perez campos" w:date="2025-07-14T23:34:00Z">
        <w:r>
          <w:rPr>
            <w:rFonts w:ascii="Times New Roman" w:eastAsia="Times New Roman" w:hAnsi="Times New Roman" w:cs="Times New Roman"/>
            <w:b/>
            <w:sz w:val="24"/>
            <w:szCs w:val="24"/>
          </w:rPr>
          <w:t xml:space="preserve">.1. </w:t>
        </w:r>
      </w:ins>
      <w:r w:rsidR="00522FB2" w:rsidRPr="00E85388">
        <w:rPr>
          <w:rFonts w:ascii="Times New Roman" w:eastAsia="Times New Roman" w:hAnsi="Times New Roman" w:cs="Times New Roman"/>
          <w:b/>
          <w:sz w:val="24"/>
          <w:szCs w:val="24"/>
        </w:rPr>
        <w:t>Parámetros fenológicos</w:t>
      </w:r>
    </w:p>
    <w:p w14:paraId="61664F7B" w14:textId="5413B742" w:rsidR="0081385D" w:rsidRPr="00BE22E8" w:rsidRDefault="00B100EE" w:rsidP="00BE22E8">
      <w:pPr>
        <w:pStyle w:val="Prrafodelista"/>
        <w:numPr>
          <w:ilvl w:val="0"/>
          <w:numId w:val="11"/>
        </w:numPr>
        <w:pBdr>
          <w:top w:val="nil"/>
          <w:left w:val="nil"/>
          <w:bottom w:val="nil"/>
          <w:right w:val="nil"/>
          <w:between w:val="nil"/>
        </w:pBdr>
        <w:spacing w:after="0" w:line="360" w:lineRule="auto"/>
        <w:jc w:val="both"/>
        <w:rPr>
          <w:ins w:id="417" w:author="elda perez campos" w:date="2025-07-14T23:39:00Z"/>
          <w:rFonts w:ascii="Times New Roman" w:eastAsia="Times New Roman" w:hAnsi="Times New Roman" w:cs="Times New Roman"/>
          <w:b/>
          <w:bCs/>
          <w:color w:val="000000"/>
          <w:sz w:val="24"/>
          <w:szCs w:val="24"/>
          <w:rPrChange w:id="418" w:author="elda perez campos" w:date="2025-07-14T23:43:00Z">
            <w:rPr>
              <w:ins w:id="419" w:author="elda perez campos" w:date="2025-07-14T23:39:00Z"/>
            </w:rPr>
          </w:rPrChange>
        </w:rPr>
        <w:pPrChange w:id="420" w:author="elda perez campos" w:date="2025-07-14T23:43:00Z">
          <w:pPr>
            <w:pBdr>
              <w:top w:val="nil"/>
              <w:left w:val="nil"/>
              <w:bottom w:val="nil"/>
              <w:right w:val="nil"/>
              <w:between w:val="nil"/>
            </w:pBdr>
            <w:spacing w:after="0" w:line="360" w:lineRule="auto"/>
            <w:ind w:firstLine="700"/>
            <w:jc w:val="both"/>
          </w:pPr>
        </w:pPrChange>
      </w:pPr>
      <w:ins w:id="421" w:author="elda perez campos" w:date="2025-07-14T23:32:00Z">
        <w:r w:rsidRPr="00BE22E8">
          <w:rPr>
            <w:rFonts w:ascii="Times New Roman" w:eastAsia="Times New Roman" w:hAnsi="Times New Roman" w:cs="Times New Roman"/>
            <w:b/>
            <w:bCs/>
            <w:color w:val="000000"/>
            <w:sz w:val="24"/>
            <w:szCs w:val="24"/>
            <w:rPrChange w:id="422" w:author="elda perez campos" w:date="2025-07-14T23:43:00Z">
              <w:rPr>
                <w:rFonts w:ascii="Times New Roman" w:eastAsia="Times New Roman" w:hAnsi="Times New Roman" w:cs="Times New Roman"/>
                <w:color w:val="000000"/>
                <w:sz w:val="24"/>
                <w:szCs w:val="24"/>
              </w:rPr>
            </w:rPrChange>
          </w:rPr>
          <w:t>Días a la emergencia</w:t>
        </w:r>
      </w:ins>
    </w:p>
    <w:p w14:paraId="6C1273AA" w14:textId="7918AB2E" w:rsidR="00B100EE" w:rsidRPr="0081385D" w:rsidRDefault="00BE22E8" w:rsidP="00BE22E8">
      <w:pPr>
        <w:pBdr>
          <w:top w:val="nil"/>
          <w:left w:val="nil"/>
          <w:bottom w:val="nil"/>
          <w:right w:val="nil"/>
          <w:between w:val="nil"/>
        </w:pBdr>
        <w:spacing w:after="0" w:line="360" w:lineRule="auto"/>
        <w:ind w:left="700" w:firstLine="360"/>
        <w:jc w:val="both"/>
        <w:rPr>
          <w:ins w:id="423" w:author="elda perez campos" w:date="2025-07-14T23:32:00Z"/>
          <w:rFonts w:ascii="Times New Roman" w:eastAsia="Times New Roman" w:hAnsi="Times New Roman" w:cs="Times New Roman"/>
          <w:b/>
          <w:bCs/>
          <w:color w:val="000000"/>
          <w:sz w:val="24"/>
          <w:szCs w:val="24"/>
          <w:rPrChange w:id="424" w:author="elda perez campos" w:date="2025-07-14T23:39:00Z">
            <w:rPr>
              <w:ins w:id="425" w:author="elda perez campos" w:date="2025-07-14T23:32:00Z"/>
              <w:rFonts w:ascii="Times New Roman" w:hAnsi="Times New Roman" w:cs="Times New Roman"/>
              <w:color w:val="000000"/>
              <w:sz w:val="24"/>
              <w:szCs w:val="24"/>
            </w:rPr>
          </w:rPrChange>
        </w:rPr>
        <w:pPrChange w:id="426" w:author="elda perez campos" w:date="2025-07-14T23:45:00Z">
          <w:pPr>
            <w:numPr>
              <w:numId w:val="2"/>
            </w:numPr>
            <w:pBdr>
              <w:top w:val="nil"/>
              <w:left w:val="nil"/>
              <w:bottom w:val="nil"/>
              <w:right w:val="nil"/>
              <w:between w:val="nil"/>
            </w:pBdr>
            <w:spacing w:after="0" w:line="360" w:lineRule="auto"/>
            <w:ind w:left="1440" w:hanging="360"/>
            <w:jc w:val="both"/>
          </w:pPr>
        </w:pPrChange>
      </w:pPr>
      <w:ins w:id="427" w:author="elda perez campos" w:date="2025-07-14T23:46:00Z">
        <w:r>
          <w:rPr>
            <w:rFonts w:ascii="Times New Roman" w:eastAsia="Times New Roman" w:hAnsi="Times New Roman" w:cs="Times New Roman"/>
            <w:sz w:val="24"/>
            <w:szCs w:val="24"/>
          </w:rPr>
          <w:t>Para s</w:t>
        </w:r>
      </w:ins>
      <w:ins w:id="428" w:author="elda perez campos" w:date="2025-07-14T23:33:00Z">
        <w:r w:rsidR="00B100EE" w:rsidRPr="00E85388">
          <w:rPr>
            <w:rFonts w:ascii="Times New Roman" w:eastAsia="Times New Roman" w:hAnsi="Times New Roman" w:cs="Times New Roman"/>
            <w:sz w:val="24"/>
            <w:szCs w:val="24"/>
          </w:rPr>
          <w:t>u evaluación</w:t>
        </w:r>
      </w:ins>
      <w:ins w:id="429" w:author="elda perez campos" w:date="2025-07-14T23:35:00Z">
        <w:r w:rsidR="00B100EE">
          <w:rPr>
            <w:rFonts w:ascii="Times New Roman" w:eastAsia="Times New Roman" w:hAnsi="Times New Roman" w:cs="Times New Roman"/>
            <w:sz w:val="24"/>
            <w:szCs w:val="24"/>
          </w:rPr>
          <w:t>…</w:t>
        </w:r>
      </w:ins>
    </w:p>
    <w:p w14:paraId="0E4C5B12" w14:textId="7BFD9F68" w:rsidR="0081385D" w:rsidRPr="00BE22E8" w:rsidRDefault="00B100EE" w:rsidP="00BE22E8">
      <w:pPr>
        <w:pStyle w:val="Prrafodelista"/>
        <w:numPr>
          <w:ilvl w:val="0"/>
          <w:numId w:val="11"/>
        </w:numPr>
        <w:pBdr>
          <w:top w:val="nil"/>
          <w:left w:val="nil"/>
          <w:bottom w:val="nil"/>
          <w:right w:val="nil"/>
          <w:between w:val="nil"/>
        </w:pBdr>
        <w:spacing w:after="0" w:line="360" w:lineRule="auto"/>
        <w:jc w:val="both"/>
        <w:rPr>
          <w:ins w:id="430" w:author="elda perez campos" w:date="2025-07-14T23:39:00Z"/>
          <w:rFonts w:ascii="Times New Roman" w:eastAsia="Times New Roman" w:hAnsi="Times New Roman" w:cs="Times New Roman"/>
          <w:b/>
          <w:bCs/>
          <w:sz w:val="24"/>
          <w:szCs w:val="24"/>
          <w:rPrChange w:id="431" w:author="elda perez campos" w:date="2025-07-14T23:44:00Z">
            <w:rPr>
              <w:ins w:id="432" w:author="elda perez campos" w:date="2025-07-14T23:39:00Z"/>
            </w:rPr>
          </w:rPrChange>
        </w:rPr>
        <w:pPrChange w:id="433" w:author="elda perez campos" w:date="2025-07-14T23:44:00Z">
          <w:pPr>
            <w:pBdr>
              <w:top w:val="nil"/>
              <w:left w:val="nil"/>
              <w:bottom w:val="nil"/>
              <w:right w:val="nil"/>
              <w:between w:val="nil"/>
            </w:pBdr>
            <w:spacing w:after="0" w:line="360" w:lineRule="auto"/>
            <w:ind w:firstLine="720"/>
            <w:jc w:val="both"/>
          </w:pPr>
        </w:pPrChange>
      </w:pPr>
      <w:ins w:id="434" w:author="elda perez campos" w:date="2025-07-14T23:32:00Z">
        <w:r w:rsidRPr="00BE22E8">
          <w:rPr>
            <w:rFonts w:ascii="Times New Roman" w:eastAsia="Times New Roman" w:hAnsi="Times New Roman" w:cs="Times New Roman"/>
            <w:b/>
            <w:bCs/>
            <w:sz w:val="24"/>
            <w:szCs w:val="24"/>
            <w:rPrChange w:id="435" w:author="elda perez campos" w:date="2025-07-14T23:44:00Z">
              <w:rPr>
                <w:rFonts w:ascii="Times New Roman" w:eastAsia="Times New Roman" w:hAnsi="Times New Roman" w:cs="Times New Roman"/>
                <w:sz w:val="24"/>
                <w:szCs w:val="24"/>
              </w:rPr>
            </w:rPrChange>
          </w:rPr>
          <w:t>Día de la aparición de hojas verdaderas</w:t>
        </w:r>
      </w:ins>
    </w:p>
    <w:p w14:paraId="0023750B" w14:textId="10F12605" w:rsidR="00B100EE" w:rsidRPr="0081385D" w:rsidRDefault="00B100EE" w:rsidP="00BE22E8">
      <w:pPr>
        <w:pBdr>
          <w:top w:val="nil"/>
          <w:left w:val="nil"/>
          <w:bottom w:val="nil"/>
          <w:right w:val="nil"/>
          <w:between w:val="nil"/>
        </w:pBdr>
        <w:spacing w:after="0" w:line="360" w:lineRule="auto"/>
        <w:ind w:left="340" w:firstLine="720"/>
        <w:jc w:val="both"/>
        <w:rPr>
          <w:ins w:id="436" w:author="elda perez campos" w:date="2025-07-14T23:32:00Z"/>
          <w:rFonts w:ascii="Times New Roman" w:eastAsia="Times New Roman" w:hAnsi="Times New Roman" w:cs="Times New Roman"/>
          <w:b/>
          <w:bCs/>
          <w:sz w:val="24"/>
          <w:szCs w:val="24"/>
          <w:rPrChange w:id="437" w:author="elda perez campos" w:date="2025-07-14T23:39:00Z">
            <w:rPr>
              <w:ins w:id="438" w:author="elda perez campos" w:date="2025-07-14T23:32:00Z"/>
              <w:rFonts w:ascii="Times New Roman" w:eastAsia="Times New Roman" w:hAnsi="Times New Roman" w:cs="Times New Roman"/>
              <w:sz w:val="24"/>
              <w:szCs w:val="24"/>
            </w:rPr>
          </w:rPrChange>
        </w:rPr>
        <w:pPrChange w:id="439" w:author="elda perez campos" w:date="2025-07-14T23:45:00Z">
          <w:pPr>
            <w:numPr>
              <w:numId w:val="2"/>
            </w:numPr>
            <w:pBdr>
              <w:top w:val="nil"/>
              <w:left w:val="nil"/>
              <w:bottom w:val="nil"/>
              <w:right w:val="nil"/>
              <w:between w:val="nil"/>
            </w:pBdr>
            <w:spacing w:after="0" w:line="360" w:lineRule="auto"/>
            <w:ind w:left="1440" w:hanging="360"/>
            <w:jc w:val="both"/>
          </w:pPr>
        </w:pPrChange>
      </w:pPr>
      <w:ins w:id="440" w:author="elda perez campos" w:date="2025-07-14T23:33:00Z">
        <w:r w:rsidRPr="00E85388">
          <w:rPr>
            <w:rFonts w:ascii="Times New Roman" w:eastAsia="Times New Roman" w:hAnsi="Times New Roman" w:cs="Times New Roman"/>
            <w:sz w:val="24"/>
            <w:szCs w:val="24"/>
          </w:rPr>
          <w:t xml:space="preserve">Se realizará </w:t>
        </w:r>
        <w:proofErr w:type="gramStart"/>
        <w:r w:rsidRPr="00E85388">
          <w:rPr>
            <w:rFonts w:ascii="Times New Roman" w:eastAsia="Times New Roman" w:hAnsi="Times New Roman" w:cs="Times New Roman"/>
            <w:sz w:val="24"/>
            <w:szCs w:val="24"/>
          </w:rPr>
          <w:t>un .</w:t>
        </w:r>
        <w:proofErr w:type="gramEnd"/>
        <w:r w:rsidRPr="00E85388">
          <w:rPr>
            <w:rFonts w:ascii="Times New Roman" w:eastAsia="Times New Roman" w:hAnsi="Times New Roman" w:cs="Times New Roman"/>
            <w:sz w:val="24"/>
            <w:szCs w:val="24"/>
          </w:rPr>
          <w:t xml:space="preserve"> </w:t>
        </w:r>
      </w:ins>
    </w:p>
    <w:p w14:paraId="7409DFD0" w14:textId="337A23CA" w:rsidR="0081385D" w:rsidRPr="00BE22E8" w:rsidRDefault="00B100EE" w:rsidP="00BE22E8">
      <w:pPr>
        <w:pStyle w:val="Prrafodelista"/>
        <w:numPr>
          <w:ilvl w:val="0"/>
          <w:numId w:val="11"/>
        </w:numPr>
        <w:pBdr>
          <w:top w:val="nil"/>
          <w:left w:val="nil"/>
          <w:bottom w:val="nil"/>
          <w:right w:val="nil"/>
          <w:between w:val="nil"/>
        </w:pBdr>
        <w:spacing w:after="0" w:line="360" w:lineRule="auto"/>
        <w:jc w:val="both"/>
        <w:rPr>
          <w:ins w:id="441" w:author="elda perez campos" w:date="2025-07-14T23:39:00Z"/>
          <w:rFonts w:ascii="Times New Roman" w:eastAsia="Times New Roman" w:hAnsi="Times New Roman" w:cs="Times New Roman"/>
          <w:b/>
          <w:bCs/>
          <w:sz w:val="24"/>
          <w:szCs w:val="24"/>
          <w:rPrChange w:id="442" w:author="elda perez campos" w:date="2025-07-14T23:44:00Z">
            <w:rPr>
              <w:ins w:id="443" w:author="elda perez campos" w:date="2025-07-14T23:39:00Z"/>
            </w:rPr>
          </w:rPrChange>
        </w:rPr>
        <w:pPrChange w:id="444" w:author="elda perez campos" w:date="2025-07-14T23:44:00Z">
          <w:pPr>
            <w:pBdr>
              <w:top w:val="nil"/>
              <w:left w:val="nil"/>
              <w:bottom w:val="nil"/>
              <w:right w:val="nil"/>
              <w:between w:val="nil"/>
            </w:pBdr>
            <w:spacing w:after="0" w:line="360" w:lineRule="auto"/>
            <w:ind w:firstLine="720"/>
            <w:jc w:val="both"/>
          </w:pPr>
        </w:pPrChange>
      </w:pPr>
      <w:ins w:id="445" w:author="elda perez campos" w:date="2025-07-14T23:32:00Z">
        <w:r w:rsidRPr="00BE22E8">
          <w:rPr>
            <w:rFonts w:ascii="Times New Roman" w:eastAsia="Times New Roman" w:hAnsi="Times New Roman" w:cs="Times New Roman"/>
            <w:b/>
            <w:bCs/>
            <w:sz w:val="24"/>
            <w:szCs w:val="24"/>
            <w:rPrChange w:id="446" w:author="elda perez campos" w:date="2025-07-14T23:44:00Z">
              <w:rPr>
                <w:rFonts w:ascii="Times New Roman" w:eastAsia="Times New Roman" w:hAnsi="Times New Roman" w:cs="Times New Roman"/>
                <w:sz w:val="24"/>
                <w:szCs w:val="24"/>
              </w:rPr>
            </w:rPrChange>
          </w:rPr>
          <w:t>Días de formación del bulbo (raíz engrosada)</w:t>
        </w:r>
      </w:ins>
    </w:p>
    <w:p w14:paraId="4B21E595" w14:textId="387B7A26" w:rsidR="00B100EE" w:rsidRPr="0081385D" w:rsidRDefault="00B100EE" w:rsidP="00BE22E8">
      <w:pPr>
        <w:pBdr>
          <w:top w:val="nil"/>
          <w:left w:val="nil"/>
          <w:bottom w:val="nil"/>
          <w:right w:val="nil"/>
          <w:between w:val="nil"/>
        </w:pBdr>
        <w:spacing w:after="0" w:line="360" w:lineRule="auto"/>
        <w:ind w:left="680" w:firstLine="380"/>
        <w:jc w:val="both"/>
        <w:rPr>
          <w:ins w:id="447" w:author="elda perez campos" w:date="2025-07-14T23:32:00Z"/>
          <w:rFonts w:ascii="Times New Roman" w:eastAsia="Times New Roman" w:hAnsi="Times New Roman" w:cs="Times New Roman"/>
          <w:b/>
          <w:bCs/>
          <w:sz w:val="24"/>
          <w:szCs w:val="24"/>
          <w:rPrChange w:id="448" w:author="elda perez campos" w:date="2025-07-14T23:39:00Z">
            <w:rPr>
              <w:ins w:id="449" w:author="elda perez campos" w:date="2025-07-14T23:32:00Z"/>
              <w:rFonts w:ascii="Times New Roman" w:hAnsi="Times New Roman" w:cs="Times New Roman"/>
              <w:color w:val="000000"/>
              <w:sz w:val="24"/>
              <w:szCs w:val="24"/>
            </w:rPr>
          </w:rPrChange>
        </w:rPr>
        <w:pPrChange w:id="450" w:author="elda perez campos" w:date="2025-07-14T23:45:00Z">
          <w:pPr>
            <w:numPr>
              <w:numId w:val="2"/>
            </w:numPr>
            <w:pBdr>
              <w:top w:val="nil"/>
              <w:left w:val="nil"/>
              <w:bottom w:val="nil"/>
              <w:right w:val="nil"/>
              <w:between w:val="nil"/>
            </w:pBdr>
            <w:spacing w:after="0" w:line="360" w:lineRule="auto"/>
            <w:ind w:left="1440" w:hanging="360"/>
            <w:jc w:val="both"/>
          </w:pPr>
        </w:pPrChange>
      </w:pPr>
      <w:ins w:id="451" w:author="elda perez campos" w:date="2025-07-14T23:33:00Z">
        <w:r w:rsidRPr="00E85388">
          <w:rPr>
            <w:rFonts w:ascii="Times New Roman" w:eastAsia="Times New Roman" w:hAnsi="Times New Roman" w:cs="Times New Roman"/>
            <w:sz w:val="24"/>
            <w:szCs w:val="24"/>
          </w:rPr>
          <w:t>Se registrará el número de...</w:t>
        </w:r>
      </w:ins>
    </w:p>
    <w:p w14:paraId="1A2E6D94" w14:textId="17D5FAB7" w:rsidR="0081385D" w:rsidRPr="00BE22E8" w:rsidRDefault="00B100EE" w:rsidP="00BE22E8">
      <w:pPr>
        <w:pStyle w:val="Prrafodelista"/>
        <w:numPr>
          <w:ilvl w:val="0"/>
          <w:numId w:val="11"/>
        </w:numPr>
        <w:pBdr>
          <w:top w:val="nil"/>
          <w:left w:val="nil"/>
          <w:bottom w:val="nil"/>
          <w:right w:val="nil"/>
          <w:between w:val="nil"/>
        </w:pBdr>
        <w:spacing w:after="0" w:line="360" w:lineRule="auto"/>
        <w:jc w:val="both"/>
        <w:rPr>
          <w:ins w:id="452" w:author="elda perez campos" w:date="2025-07-14T23:39:00Z"/>
          <w:rFonts w:ascii="Times New Roman" w:hAnsi="Times New Roman" w:cs="Times New Roman"/>
          <w:b/>
          <w:bCs/>
          <w:color w:val="000000"/>
          <w:sz w:val="24"/>
          <w:szCs w:val="24"/>
          <w:rPrChange w:id="453" w:author="elda perez campos" w:date="2025-07-14T23:44:00Z">
            <w:rPr>
              <w:ins w:id="454" w:author="elda perez campos" w:date="2025-07-14T23:39:00Z"/>
            </w:rPr>
          </w:rPrChange>
        </w:rPr>
        <w:pPrChange w:id="455" w:author="elda perez campos" w:date="2025-07-14T23:44:00Z">
          <w:pPr>
            <w:pBdr>
              <w:top w:val="nil"/>
              <w:left w:val="nil"/>
              <w:bottom w:val="nil"/>
              <w:right w:val="nil"/>
              <w:between w:val="nil"/>
            </w:pBdr>
            <w:spacing w:after="0" w:line="360" w:lineRule="auto"/>
            <w:ind w:firstLine="720"/>
            <w:jc w:val="both"/>
          </w:pPr>
        </w:pPrChange>
      </w:pPr>
      <w:ins w:id="456" w:author="elda perez campos" w:date="2025-07-14T23:35:00Z">
        <w:r w:rsidRPr="00BE22E8">
          <w:rPr>
            <w:rFonts w:ascii="Times New Roman" w:eastAsia="Times New Roman" w:hAnsi="Times New Roman" w:cs="Times New Roman"/>
            <w:b/>
            <w:bCs/>
            <w:color w:val="000000"/>
            <w:sz w:val="24"/>
            <w:szCs w:val="24"/>
            <w:rPrChange w:id="457" w:author="elda perez campos" w:date="2025-07-14T23:44:00Z">
              <w:rPr>
                <w:rFonts w:ascii="Times New Roman" w:eastAsia="Times New Roman" w:hAnsi="Times New Roman" w:cs="Times New Roman"/>
                <w:color w:val="000000"/>
                <w:sz w:val="24"/>
                <w:szCs w:val="24"/>
              </w:rPr>
            </w:rPrChange>
          </w:rPr>
          <w:t xml:space="preserve"> </w:t>
        </w:r>
      </w:ins>
      <w:ins w:id="458" w:author="elda perez campos" w:date="2025-07-14T23:32:00Z">
        <w:r w:rsidRPr="00BE22E8">
          <w:rPr>
            <w:rFonts w:ascii="Times New Roman" w:eastAsia="Times New Roman" w:hAnsi="Times New Roman" w:cs="Times New Roman"/>
            <w:b/>
            <w:bCs/>
            <w:color w:val="000000"/>
            <w:sz w:val="24"/>
            <w:szCs w:val="24"/>
            <w:rPrChange w:id="459" w:author="elda perez campos" w:date="2025-07-14T23:44:00Z">
              <w:rPr>
                <w:rFonts w:ascii="Times New Roman" w:eastAsia="Times New Roman" w:hAnsi="Times New Roman" w:cs="Times New Roman"/>
                <w:color w:val="000000"/>
                <w:sz w:val="24"/>
                <w:szCs w:val="24"/>
              </w:rPr>
            </w:rPrChange>
          </w:rPr>
          <w:t>Días a la cosecha</w:t>
        </w:r>
      </w:ins>
    </w:p>
    <w:p w14:paraId="1EF1E8DF" w14:textId="1CBDED7D" w:rsidR="00B100EE" w:rsidDel="0081385D" w:rsidRDefault="00B100EE" w:rsidP="00BE22E8">
      <w:pPr>
        <w:spacing w:before="240" w:after="240" w:line="360" w:lineRule="auto"/>
        <w:ind w:left="700"/>
        <w:jc w:val="both"/>
        <w:rPr>
          <w:del w:id="460" w:author="elda perez campos" w:date="2025-07-14T23:35:00Z"/>
          <w:rFonts w:ascii="Times New Roman" w:hAnsi="Times New Roman" w:cs="Times New Roman"/>
          <w:b/>
          <w:bCs/>
          <w:color w:val="000000"/>
          <w:sz w:val="24"/>
          <w:szCs w:val="24"/>
        </w:rPr>
        <w:pPrChange w:id="461" w:author="elda perez campos" w:date="2025-07-14T23:45:00Z">
          <w:pPr>
            <w:spacing w:before="240" w:after="240" w:line="360" w:lineRule="auto"/>
            <w:jc w:val="both"/>
          </w:pPr>
        </w:pPrChange>
      </w:pPr>
      <w:ins w:id="462" w:author="elda perez campos" w:date="2025-07-14T23:33:00Z">
        <w:r w:rsidRPr="00E85388">
          <w:rPr>
            <w:rFonts w:ascii="Times New Roman" w:eastAsia="Times New Roman" w:hAnsi="Times New Roman" w:cs="Times New Roman"/>
            <w:sz w:val="24"/>
            <w:szCs w:val="24"/>
          </w:rPr>
          <w:t xml:space="preserve">Se realizará </w:t>
        </w:r>
        <w:proofErr w:type="gramStart"/>
        <w:r w:rsidRPr="00E85388">
          <w:rPr>
            <w:rFonts w:ascii="Times New Roman" w:eastAsia="Times New Roman" w:hAnsi="Times New Roman" w:cs="Times New Roman"/>
            <w:sz w:val="24"/>
            <w:szCs w:val="24"/>
          </w:rPr>
          <w:t>un .</w:t>
        </w:r>
        <w:proofErr w:type="gramEnd"/>
        <w:r w:rsidRPr="00E85388">
          <w:rPr>
            <w:rFonts w:ascii="Times New Roman" w:eastAsia="Times New Roman" w:hAnsi="Times New Roman" w:cs="Times New Roman"/>
            <w:sz w:val="24"/>
            <w:szCs w:val="24"/>
          </w:rPr>
          <w:t xml:space="preserve"> </w:t>
        </w:r>
      </w:ins>
      <w:ins w:id="463" w:author="elda perez campos" w:date="2025-07-14T23:45:00Z">
        <w:r w:rsidR="00BE22E8">
          <w:rPr>
            <w:rFonts w:ascii="Times New Roman" w:eastAsia="Times New Roman" w:hAnsi="Times New Roman" w:cs="Times New Roman"/>
            <w:sz w:val="24"/>
            <w:szCs w:val="24"/>
          </w:rPr>
          <w:t>.</w:t>
        </w:r>
      </w:ins>
    </w:p>
    <w:p w14:paraId="1F935936" w14:textId="77777777" w:rsidR="0081385D" w:rsidRPr="0081385D" w:rsidRDefault="0081385D" w:rsidP="00BE22E8">
      <w:pPr>
        <w:pBdr>
          <w:top w:val="nil"/>
          <w:left w:val="nil"/>
          <w:bottom w:val="nil"/>
          <w:right w:val="nil"/>
          <w:between w:val="nil"/>
        </w:pBdr>
        <w:spacing w:after="0" w:line="360" w:lineRule="auto"/>
        <w:ind w:left="700"/>
        <w:jc w:val="both"/>
        <w:rPr>
          <w:ins w:id="464" w:author="elda perez campos" w:date="2025-07-14T23:40:00Z"/>
          <w:rFonts w:ascii="Times New Roman" w:hAnsi="Times New Roman" w:cs="Times New Roman"/>
          <w:b/>
          <w:bCs/>
          <w:color w:val="000000"/>
          <w:sz w:val="24"/>
          <w:szCs w:val="24"/>
          <w:rPrChange w:id="465" w:author="elda perez campos" w:date="2025-07-14T23:40:00Z">
            <w:rPr>
              <w:ins w:id="466" w:author="elda perez campos" w:date="2025-07-14T23:40:00Z"/>
              <w:rFonts w:ascii="Times New Roman" w:eastAsia="Times New Roman" w:hAnsi="Times New Roman" w:cs="Times New Roman"/>
              <w:b/>
              <w:sz w:val="24"/>
              <w:szCs w:val="24"/>
            </w:rPr>
          </w:rPrChange>
        </w:rPr>
        <w:pPrChange w:id="467" w:author="elda perez campos" w:date="2025-07-14T23:45:00Z">
          <w:pPr>
            <w:spacing w:before="240" w:after="240" w:line="360" w:lineRule="auto"/>
            <w:jc w:val="both"/>
          </w:pPr>
        </w:pPrChange>
      </w:pPr>
    </w:p>
    <w:p w14:paraId="5C8AA588" w14:textId="4BFBD18E" w:rsidR="002448D1" w:rsidRPr="00E85388" w:rsidDel="00B100EE" w:rsidRDefault="0081385D" w:rsidP="0081385D">
      <w:pPr>
        <w:spacing w:before="240" w:after="240" w:line="360" w:lineRule="auto"/>
        <w:ind w:firstLine="700"/>
        <w:jc w:val="both"/>
        <w:rPr>
          <w:del w:id="468" w:author="elda perez campos" w:date="2025-07-14T23:35:00Z"/>
          <w:rFonts w:ascii="Times New Roman" w:eastAsia="Times New Roman" w:hAnsi="Times New Roman" w:cs="Times New Roman"/>
          <w:b/>
          <w:sz w:val="24"/>
          <w:szCs w:val="24"/>
        </w:rPr>
        <w:pPrChange w:id="469" w:author="elda perez campos" w:date="2025-07-14T23:40:00Z">
          <w:pPr>
            <w:spacing w:before="240" w:after="240" w:line="360" w:lineRule="auto"/>
            <w:ind w:left="1400" w:hanging="700"/>
            <w:jc w:val="both"/>
          </w:pPr>
        </w:pPrChange>
      </w:pPr>
      <w:ins w:id="470" w:author="elda perez campos" w:date="2025-07-14T23:40:00Z">
        <w:r>
          <w:rPr>
            <w:rFonts w:ascii="Times New Roman" w:eastAsia="Times New Roman" w:hAnsi="Times New Roman" w:cs="Times New Roman"/>
            <w:b/>
            <w:sz w:val="24"/>
            <w:szCs w:val="24"/>
          </w:rPr>
          <w:t>6.</w:t>
        </w:r>
      </w:ins>
      <w:ins w:id="471" w:author="elda perez campos" w:date="2025-07-14T23:55:00Z">
        <w:r w:rsidR="000406A3">
          <w:rPr>
            <w:rFonts w:ascii="Times New Roman" w:eastAsia="Times New Roman" w:hAnsi="Times New Roman" w:cs="Times New Roman"/>
            <w:b/>
            <w:sz w:val="24"/>
            <w:szCs w:val="24"/>
          </w:rPr>
          <w:t>5</w:t>
        </w:r>
      </w:ins>
      <w:ins w:id="472" w:author="elda perez campos" w:date="2025-07-14T23:40:00Z">
        <w:r>
          <w:rPr>
            <w:rFonts w:ascii="Times New Roman" w:eastAsia="Times New Roman" w:hAnsi="Times New Roman" w:cs="Times New Roman"/>
            <w:b/>
            <w:sz w:val="24"/>
            <w:szCs w:val="24"/>
          </w:rPr>
          <w:t>.</w:t>
        </w:r>
      </w:ins>
      <w:ins w:id="473" w:author="elda perez campos" w:date="2025-07-14T23:44:00Z">
        <w:r w:rsidR="00BE22E8">
          <w:rPr>
            <w:rFonts w:ascii="Times New Roman" w:eastAsia="Times New Roman" w:hAnsi="Times New Roman" w:cs="Times New Roman"/>
            <w:b/>
            <w:sz w:val="24"/>
            <w:szCs w:val="24"/>
          </w:rPr>
          <w:t>2.</w:t>
        </w:r>
      </w:ins>
      <w:ins w:id="474" w:author="elda perez campos" w:date="2025-07-14T23:40:00Z">
        <w:r>
          <w:rPr>
            <w:rFonts w:ascii="Times New Roman" w:eastAsia="Times New Roman" w:hAnsi="Times New Roman" w:cs="Times New Roman"/>
            <w:b/>
            <w:sz w:val="24"/>
            <w:szCs w:val="24"/>
          </w:rPr>
          <w:t xml:space="preserve"> </w:t>
        </w:r>
      </w:ins>
      <w:del w:id="475" w:author="elda perez campos" w:date="2025-07-14T23:35:00Z">
        <w:r w:rsidR="00522FB2" w:rsidRPr="00E85388" w:rsidDel="00B100EE">
          <w:rPr>
            <w:rFonts w:ascii="Times New Roman" w:eastAsia="Times New Roman" w:hAnsi="Times New Roman" w:cs="Times New Roman"/>
            <w:b/>
            <w:sz w:val="24"/>
            <w:szCs w:val="24"/>
          </w:rPr>
          <w:delText>6.</w:delText>
        </w:r>
      </w:del>
      <w:del w:id="476" w:author="elda perez campos" w:date="2025-07-14T23:30:00Z">
        <w:r w:rsidR="00522FB2" w:rsidRPr="00E85388" w:rsidDel="00B100EE">
          <w:rPr>
            <w:rFonts w:ascii="Times New Roman" w:eastAsia="Times New Roman" w:hAnsi="Times New Roman" w:cs="Times New Roman"/>
            <w:b/>
            <w:sz w:val="24"/>
            <w:szCs w:val="24"/>
          </w:rPr>
          <w:delText>5.1</w:delText>
        </w:r>
        <w:r w:rsidR="00522FB2" w:rsidRPr="00E85388" w:rsidDel="00B100EE">
          <w:rPr>
            <w:rFonts w:ascii="Times New Roman" w:eastAsia="Times New Roman" w:hAnsi="Times New Roman" w:cs="Times New Roman"/>
            <w:sz w:val="24"/>
            <w:szCs w:val="24"/>
          </w:rPr>
          <w:delText xml:space="preserve"> </w:delText>
        </w:r>
      </w:del>
      <w:del w:id="477" w:author="elda perez campos" w:date="2025-07-14T23:35:00Z">
        <w:r w:rsidR="00522FB2" w:rsidRPr="00E85388" w:rsidDel="00B100EE">
          <w:rPr>
            <w:rFonts w:ascii="Times New Roman" w:eastAsia="Times New Roman" w:hAnsi="Times New Roman" w:cs="Times New Roman"/>
            <w:sz w:val="24"/>
            <w:szCs w:val="24"/>
          </w:rPr>
          <w:delText xml:space="preserve">       </w:delText>
        </w:r>
        <w:r w:rsidR="00522FB2" w:rsidRPr="00E85388" w:rsidDel="00B100EE">
          <w:rPr>
            <w:rFonts w:ascii="Times New Roman" w:eastAsia="Times New Roman" w:hAnsi="Times New Roman" w:cs="Times New Roman"/>
            <w:b/>
            <w:sz w:val="24"/>
            <w:szCs w:val="24"/>
          </w:rPr>
          <w:delText>xxxxx</w:delText>
        </w:r>
      </w:del>
    </w:p>
    <w:p w14:paraId="4DFD299F" w14:textId="183638EB" w:rsidR="002448D1" w:rsidRPr="00E85388" w:rsidDel="00B100EE" w:rsidRDefault="00522FB2" w:rsidP="0081385D">
      <w:pPr>
        <w:spacing w:before="240" w:after="240" w:line="360" w:lineRule="auto"/>
        <w:ind w:firstLine="700"/>
        <w:jc w:val="both"/>
        <w:rPr>
          <w:del w:id="478" w:author="elda perez campos" w:date="2025-07-14T23:35:00Z"/>
          <w:rFonts w:ascii="Times New Roman" w:eastAsia="Times New Roman" w:hAnsi="Times New Roman" w:cs="Times New Roman"/>
          <w:sz w:val="24"/>
          <w:szCs w:val="24"/>
        </w:rPr>
        <w:pPrChange w:id="479" w:author="elda perez campos" w:date="2025-07-14T23:40:00Z">
          <w:pPr>
            <w:spacing w:before="240" w:after="240" w:line="360" w:lineRule="auto"/>
            <w:jc w:val="both"/>
          </w:pPr>
        </w:pPrChange>
      </w:pPr>
      <w:del w:id="480" w:author="elda perez campos" w:date="2025-07-14T23:35:00Z">
        <w:r w:rsidRPr="00E85388" w:rsidDel="00B100EE">
          <w:rPr>
            <w:rFonts w:ascii="Times New Roman" w:eastAsia="Times New Roman" w:hAnsi="Times New Roman" w:cs="Times New Roman"/>
            <w:sz w:val="24"/>
            <w:szCs w:val="24"/>
          </w:rPr>
          <w:delText>Para su evaluación, \</w:delText>
        </w:r>
      </w:del>
    </w:p>
    <w:p w14:paraId="0432A317" w14:textId="669A4887" w:rsidR="002448D1" w:rsidRPr="00E85388" w:rsidDel="00B100EE" w:rsidRDefault="00522FB2" w:rsidP="0081385D">
      <w:pPr>
        <w:spacing w:before="240" w:after="240" w:line="360" w:lineRule="auto"/>
        <w:ind w:firstLine="700"/>
        <w:jc w:val="both"/>
        <w:rPr>
          <w:del w:id="481" w:author="elda perez campos" w:date="2025-07-14T23:35:00Z"/>
          <w:rFonts w:ascii="Times New Roman" w:eastAsia="Times New Roman" w:hAnsi="Times New Roman" w:cs="Times New Roman"/>
          <w:b/>
          <w:sz w:val="24"/>
          <w:szCs w:val="24"/>
        </w:rPr>
        <w:pPrChange w:id="482" w:author="elda perez campos" w:date="2025-07-14T23:40:00Z">
          <w:pPr>
            <w:spacing w:before="240" w:after="240" w:line="360" w:lineRule="auto"/>
            <w:ind w:left="2160" w:hanging="720"/>
            <w:jc w:val="both"/>
          </w:pPr>
        </w:pPrChange>
      </w:pPr>
      <w:del w:id="483" w:author="elda perez campos" w:date="2025-07-14T23:35:00Z">
        <w:r w:rsidRPr="00E85388" w:rsidDel="00B100EE">
          <w:rPr>
            <w:rFonts w:ascii="Times New Roman" w:eastAsia="Times New Roman" w:hAnsi="Times New Roman" w:cs="Times New Roman"/>
            <w:b/>
            <w:sz w:val="24"/>
            <w:szCs w:val="24"/>
          </w:rPr>
          <w:delText>6.</w:delText>
        </w:r>
      </w:del>
      <w:del w:id="484" w:author="elda perez campos" w:date="2025-07-14T23:30:00Z">
        <w:r w:rsidRPr="00E85388" w:rsidDel="00B100EE">
          <w:rPr>
            <w:rFonts w:ascii="Times New Roman" w:eastAsia="Times New Roman" w:hAnsi="Times New Roman" w:cs="Times New Roman"/>
            <w:b/>
            <w:sz w:val="24"/>
            <w:szCs w:val="24"/>
          </w:rPr>
          <w:delText>5.2</w:delText>
        </w:r>
        <w:r w:rsidRPr="00E85388" w:rsidDel="00B100EE">
          <w:rPr>
            <w:rFonts w:ascii="Times New Roman" w:eastAsia="Times New Roman" w:hAnsi="Times New Roman" w:cs="Times New Roman"/>
            <w:sz w:val="24"/>
            <w:szCs w:val="24"/>
          </w:rPr>
          <w:delText xml:space="preserve">  </w:delText>
        </w:r>
      </w:del>
      <w:del w:id="485" w:author="elda perez campos" w:date="2025-07-14T23:35:00Z">
        <w:r w:rsidRPr="00E85388" w:rsidDel="00B100EE">
          <w:rPr>
            <w:rFonts w:ascii="Times New Roman" w:eastAsia="Times New Roman" w:hAnsi="Times New Roman" w:cs="Times New Roman"/>
            <w:sz w:val="24"/>
            <w:szCs w:val="24"/>
          </w:rPr>
          <w:delText xml:space="preserve">      </w:delText>
        </w:r>
        <w:r w:rsidRPr="00E85388" w:rsidDel="00B100EE">
          <w:rPr>
            <w:rFonts w:ascii="Times New Roman" w:eastAsia="Times New Roman" w:hAnsi="Times New Roman" w:cs="Times New Roman"/>
            <w:b/>
            <w:sz w:val="24"/>
            <w:szCs w:val="24"/>
          </w:rPr>
          <w:delText>xxxxxxx</w:delText>
        </w:r>
      </w:del>
    </w:p>
    <w:p w14:paraId="25A7532B" w14:textId="0EDFAB7B" w:rsidR="002448D1" w:rsidRPr="00E85388" w:rsidDel="00B100EE" w:rsidRDefault="00522FB2" w:rsidP="0081385D">
      <w:pPr>
        <w:spacing w:before="240" w:after="240" w:line="360" w:lineRule="auto"/>
        <w:ind w:firstLine="700"/>
        <w:jc w:val="both"/>
        <w:rPr>
          <w:del w:id="486" w:author="elda perez campos" w:date="2025-07-14T23:35:00Z"/>
          <w:rFonts w:ascii="Times New Roman" w:eastAsia="Times New Roman" w:hAnsi="Times New Roman" w:cs="Times New Roman"/>
          <w:sz w:val="24"/>
          <w:szCs w:val="24"/>
        </w:rPr>
        <w:pPrChange w:id="487" w:author="elda perez campos" w:date="2025-07-14T23:40:00Z">
          <w:pPr>
            <w:spacing w:before="240" w:after="240" w:line="360" w:lineRule="auto"/>
            <w:jc w:val="both"/>
          </w:pPr>
        </w:pPrChange>
      </w:pPr>
      <w:del w:id="488" w:author="elda perez campos" w:date="2025-07-14T23:35:00Z">
        <w:r w:rsidRPr="00E85388" w:rsidDel="00B100EE">
          <w:rPr>
            <w:rFonts w:ascii="Times New Roman" w:eastAsia="Times New Roman" w:hAnsi="Times New Roman" w:cs="Times New Roman"/>
            <w:sz w:val="24"/>
            <w:szCs w:val="24"/>
          </w:rPr>
          <w:delText xml:space="preserve">Se realizará un . </w:delText>
        </w:r>
      </w:del>
    </w:p>
    <w:p w14:paraId="1F2E59BC" w14:textId="43D43885" w:rsidR="002448D1" w:rsidRPr="00E85388" w:rsidDel="00B100EE" w:rsidRDefault="00522FB2" w:rsidP="0081385D">
      <w:pPr>
        <w:spacing w:before="240" w:after="240" w:line="360" w:lineRule="auto"/>
        <w:ind w:firstLine="700"/>
        <w:jc w:val="both"/>
        <w:rPr>
          <w:del w:id="489" w:author="elda perez campos" w:date="2025-07-14T23:35:00Z"/>
          <w:rFonts w:ascii="Times New Roman" w:eastAsia="Times New Roman" w:hAnsi="Times New Roman" w:cs="Times New Roman"/>
          <w:b/>
          <w:sz w:val="24"/>
          <w:szCs w:val="24"/>
        </w:rPr>
        <w:pPrChange w:id="490" w:author="elda perez campos" w:date="2025-07-14T23:40:00Z">
          <w:pPr>
            <w:spacing w:before="240" w:after="240" w:line="360" w:lineRule="auto"/>
            <w:ind w:left="2160" w:hanging="720"/>
            <w:jc w:val="both"/>
          </w:pPr>
        </w:pPrChange>
      </w:pPr>
      <w:del w:id="491" w:author="elda perez campos" w:date="2025-07-14T23:35:00Z">
        <w:r w:rsidRPr="00E85388" w:rsidDel="00B100EE">
          <w:rPr>
            <w:rFonts w:ascii="Times New Roman" w:eastAsia="Times New Roman" w:hAnsi="Times New Roman" w:cs="Times New Roman"/>
            <w:b/>
            <w:sz w:val="24"/>
            <w:szCs w:val="24"/>
          </w:rPr>
          <w:delText>6.5.3</w:delText>
        </w:r>
        <w:r w:rsidRPr="00E85388" w:rsidDel="00B100EE">
          <w:rPr>
            <w:rFonts w:ascii="Times New Roman" w:eastAsia="Times New Roman" w:hAnsi="Times New Roman" w:cs="Times New Roman"/>
            <w:sz w:val="24"/>
            <w:szCs w:val="24"/>
          </w:rPr>
          <w:delText xml:space="preserve">        </w:delText>
        </w:r>
        <w:r w:rsidRPr="00E85388" w:rsidDel="00B100EE">
          <w:rPr>
            <w:rFonts w:ascii="Times New Roman" w:eastAsia="Times New Roman" w:hAnsi="Times New Roman" w:cs="Times New Roman"/>
            <w:b/>
            <w:sz w:val="24"/>
            <w:szCs w:val="24"/>
          </w:rPr>
          <w:delText>xxxxxxxxx</w:delText>
        </w:r>
      </w:del>
    </w:p>
    <w:p w14:paraId="50355537" w14:textId="07DD7026" w:rsidR="002448D1" w:rsidRPr="00E85388" w:rsidDel="00B100EE" w:rsidRDefault="00522FB2" w:rsidP="0081385D">
      <w:pPr>
        <w:spacing w:before="240" w:after="240" w:line="360" w:lineRule="auto"/>
        <w:ind w:firstLine="700"/>
        <w:jc w:val="both"/>
        <w:rPr>
          <w:del w:id="492" w:author="elda perez campos" w:date="2025-07-14T23:35:00Z"/>
          <w:rFonts w:ascii="Times New Roman" w:eastAsia="Times New Roman" w:hAnsi="Times New Roman" w:cs="Times New Roman"/>
          <w:sz w:val="24"/>
          <w:szCs w:val="24"/>
        </w:rPr>
        <w:pPrChange w:id="493" w:author="elda perez campos" w:date="2025-07-14T23:40:00Z">
          <w:pPr>
            <w:spacing w:before="240" w:after="240" w:line="360" w:lineRule="auto"/>
            <w:jc w:val="both"/>
          </w:pPr>
        </w:pPrChange>
      </w:pPr>
      <w:del w:id="494" w:author="elda perez campos" w:date="2025-07-14T23:35:00Z">
        <w:r w:rsidRPr="00E85388" w:rsidDel="00B100EE">
          <w:rPr>
            <w:rFonts w:ascii="Times New Roman" w:eastAsia="Times New Roman" w:hAnsi="Times New Roman" w:cs="Times New Roman"/>
            <w:sz w:val="24"/>
            <w:szCs w:val="24"/>
          </w:rPr>
          <w:delText>Se registrará el número de...</w:delText>
        </w:r>
      </w:del>
    </w:p>
    <w:p w14:paraId="2913099B" w14:textId="06EABCBC" w:rsidR="002448D1" w:rsidRPr="00E85388" w:rsidRDefault="001076B5" w:rsidP="0081385D">
      <w:pPr>
        <w:spacing w:before="240" w:after="240" w:line="360" w:lineRule="auto"/>
        <w:ind w:firstLine="700"/>
        <w:jc w:val="both"/>
        <w:rPr>
          <w:rFonts w:ascii="Times New Roman" w:eastAsia="Times New Roman" w:hAnsi="Times New Roman" w:cs="Times New Roman"/>
          <w:b/>
          <w:sz w:val="24"/>
          <w:szCs w:val="24"/>
        </w:rPr>
        <w:pPrChange w:id="495" w:author="elda perez campos" w:date="2025-07-14T23:40:00Z">
          <w:pPr>
            <w:spacing w:before="240" w:after="240" w:line="360" w:lineRule="auto"/>
            <w:jc w:val="both"/>
          </w:pPr>
        </w:pPrChange>
      </w:pPr>
      <w:ins w:id="496" w:author="elda perez campos" w:date="2025-07-15T00:06:00Z">
        <w:r>
          <w:rPr>
            <w:rFonts w:ascii="Times New Roman" w:eastAsia="Times New Roman" w:hAnsi="Times New Roman" w:cs="Times New Roman"/>
            <w:b/>
            <w:sz w:val="24"/>
            <w:szCs w:val="24"/>
          </w:rPr>
          <w:t>Descriptores</w:t>
        </w:r>
      </w:ins>
      <w:del w:id="497" w:author="elda perez campos" w:date="2025-07-15T00:06:00Z">
        <w:r w:rsidR="00522FB2" w:rsidRPr="00E85388" w:rsidDel="001076B5">
          <w:rPr>
            <w:rFonts w:ascii="Times New Roman" w:eastAsia="Times New Roman" w:hAnsi="Times New Roman" w:cs="Times New Roman"/>
            <w:b/>
            <w:sz w:val="24"/>
            <w:szCs w:val="24"/>
          </w:rPr>
          <w:delText>Parámetros</w:delText>
        </w:r>
      </w:del>
      <w:r w:rsidR="00522FB2" w:rsidRPr="00E85388">
        <w:rPr>
          <w:rFonts w:ascii="Times New Roman" w:eastAsia="Times New Roman" w:hAnsi="Times New Roman" w:cs="Times New Roman"/>
          <w:b/>
          <w:sz w:val="24"/>
          <w:szCs w:val="24"/>
        </w:rPr>
        <w:t xml:space="preserve"> morfológicos</w:t>
      </w:r>
    </w:p>
    <w:p w14:paraId="5A6444FE" w14:textId="4A431ED5" w:rsidR="002448D1" w:rsidRPr="00E85388" w:rsidDel="00BE22E8" w:rsidRDefault="00522FB2" w:rsidP="00060676">
      <w:pPr>
        <w:spacing w:before="240" w:after="240" w:line="360" w:lineRule="auto"/>
        <w:ind w:left="1400" w:hanging="700"/>
        <w:jc w:val="both"/>
        <w:rPr>
          <w:del w:id="498" w:author="elda perez campos" w:date="2025-07-14T23:46:00Z"/>
          <w:rFonts w:ascii="Times New Roman" w:eastAsia="Times New Roman" w:hAnsi="Times New Roman" w:cs="Times New Roman"/>
          <w:b/>
          <w:sz w:val="24"/>
          <w:szCs w:val="24"/>
        </w:rPr>
      </w:pPr>
      <w:del w:id="499" w:author="elda perez campos" w:date="2025-07-14T23:46:00Z">
        <w:r w:rsidRPr="00E85388" w:rsidDel="00BE22E8">
          <w:rPr>
            <w:rFonts w:ascii="Times New Roman" w:eastAsia="Times New Roman" w:hAnsi="Times New Roman" w:cs="Times New Roman"/>
            <w:b/>
            <w:sz w:val="24"/>
            <w:szCs w:val="24"/>
          </w:rPr>
          <w:delText>6.5.4</w:delText>
        </w:r>
        <w:r w:rsidRPr="00E85388" w:rsidDel="00BE22E8">
          <w:rPr>
            <w:rFonts w:ascii="Times New Roman" w:eastAsia="Times New Roman" w:hAnsi="Times New Roman" w:cs="Times New Roman"/>
            <w:sz w:val="24"/>
            <w:szCs w:val="24"/>
          </w:rPr>
          <w:delText xml:space="preserve">        </w:delText>
        </w:r>
        <w:r w:rsidRPr="00E85388" w:rsidDel="00BE22E8">
          <w:rPr>
            <w:rFonts w:ascii="Times New Roman" w:eastAsia="Times New Roman" w:hAnsi="Times New Roman" w:cs="Times New Roman"/>
            <w:b/>
            <w:sz w:val="24"/>
            <w:szCs w:val="24"/>
          </w:rPr>
          <w:delText>xxxxx</w:delText>
        </w:r>
      </w:del>
    </w:p>
    <w:p w14:paraId="53B79B44" w14:textId="5B1F2FA8" w:rsidR="002448D1" w:rsidRPr="000406A3" w:rsidDel="00BE22E8" w:rsidRDefault="00522FB2" w:rsidP="000406A3">
      <w:pPr>
        <w:pStyle w:val="Prrafodelista"/>
        <w:numPr>
          <w:ilvl w:val="0"/>
          <w:numId w:val="13"/>
        </w:numPr>
        <w:rPr>
          <w:del w:id="500" w:author="elda perez campos" w:date="2025-07-14T23:46:00Z"/>
          <w:rFonts w:ascii="Times New Roman" w:eastAsia="Times New Roman" w:hAnsi="Times New Roman" w:cs="Times New Roman"/>
          <w:sz w:val="24"/>
          <w:szCs w:val="24"/>
          <w:rPrChange w:id="501" w:author="elda perez campos" w:date="2025-07-14T23:55:00Z">
            <w:rPr>
              <w:del w:id="502" w:author="elda perez campos" w:date="2025-07-14T23:46:00Z"/>
            </w:rPr>
          </w:rPrChange>
        </w:rPr>
        <w:pPrChange w:id="503" w:author="elda perez campos" w:date="2025-07-14T23:55:00Z">
          <w:pPr>
            <w:spacing w:before="240" w:after="240" w:line="360" w:lineRule="auto"/>
            <w:jc w:val="both"/>
          </w:pPr>
        </w:pPrChange>
      </w:pPr>
      <w:del w:id="504" w:author="elda perez campos" w:date="2025-07-14T23:46:00Z">
        <w:r w:rsidRPr="000406A3" w:rsidDel="00BE22E8">
          <w:rPr>
            <w:rFonts w:ascii="Times New Roman" w:eastAsia="Times New Roman" w:hAnsi="Times New Roman" w:cs="Times New Roman"/>
            <w:sz w:val="24"/>
            <w:szCs w:val="24"/>
            <w:rPrChange w:id="505" w:author="elda perez campos" w:date="2025-07-14T23:55:00Z">
              <w:rPr/>
            </w:rPrChange>
          </w:rPr>
          <w:delText>Para su evaluación, \</w:delText>
        </w:r>
      </w:del>
    </w:p>
    <w:p w14:paraId="45CC551F" w14:textId="7F6F64B1" w:rsidR="002448D1" w:rsidRPr="00E85388" w:rsidDel="00BE22E8" w:rsidRDefault="00522FB2" w:rsidP="000406A3">
      <w:pPr>
        <w:pStyle w:val="Prrafodelista"/>
        <w:numPr>
          <w:ilvl w:val="0"/>
          <w:numId w:val="13"/>
        </w:numPr>
        <w:rPr>
          <w:del w:id="506" w:author="elda perez campos" w:date="2025-07-14T23:46:00Z"/>
          <w:b/>
        </w:rPr>
        <w:pPrChange w:id="507" w:author="elda perez campos" w:date="2025-07-14T23:55:00Z">
          <w:pPr>
            <w:spacing w:before="240" w:after="240" w:line="360" w:lineRule="auto"/>
            <w:ind w:left="1400" w:hanging="700"/>
            <w:jc w:val="both"/>
          </w:pPr>
        </w:pPrChange>
      </w:pPr>
      <w:del w:id="508" w:author="elda perez campos" w:date="2025-07-14T23:46:00Z">
        <w:r w:rsidRPr="00E85388" w:rsidDel="00BE22E8">
          <w:rPr>
            <w:b/>
          </w:rPr>
          <w:delText>6.5.5</w:delText>
        </w:r>
        <w:r w:rsidRPr="00E85388" w:rsidDel="00BE22E8">
          <w:delText xml:space="preserve">        </w:delText>
        </w:r>
        <w:r w:rsidRPr="00E85388" w:rsidDel="00BE22E8">
          <w:rPr>
            <w:b/>
          </w:rPr>
          <w:delText>xxxxxxx</w:delText>
        </w:r>
      </w:del>
    </w:p>
    <w:p w14:paraId="516D3671" w14:textId="05712D36" w:rsidR="00EB69EA" w:rsidRPr="00E85388" w:rsidRDefault="00522FB2" w:rsidP="000406A3">
      <w:pPr>
        <w:pStyle w:val="Prrafodelista"/>
        <w:numPr>
          <w:ilvl w:val="0"/>
          <w:numId w:val="13"/>
        </w:numPr>
        <w:rPr>
          <w:ins w:id="509" w:author="elda perez campos" w:date="2025-07-14T23:47:00Z"/>
          <w:color w:val="000000"/>
        </w:rPr>
        <w:pPrChange w:id="510" w:author="elda perez campos" w:date="2025-07-14T23:55:00Z">
          <w:pPr>
            <w:numPr>
              <w:numId w:val="2"/>
            </w:numPr>
            <w:pBdr>
              <w:top w:val="nil"/>
              <w:left w:val="nil"/>
              <w:bottom w:val="nil"/>
              <w:right w:val="nil"/>
              <w:between w:val="nil"/>
            </w:pBdr>
            <w:spacing w:after="0" w:line="360" w:lineRule="auto"/>
            <w:ind w:left="1440" w:hanging="360"/>
            <w:jc w:val="both"/>
          </w:pPr>
        </w:pPrChange>
      </w:pPr>
      <w:del w:id="511" w:author="elda perez campos" w:date="2025-07-14T23:46:00Z">
        <w:r w:rsidRPr="00E85388" w:rsidDel="00BE22E8">
          <w:delText xml:space="preserve">Se realizará un </w:delText>
        </w:r>
      </w:del>
      <w:del w:id="512" w:author="elda perez campos" w:date="2025-07-14T23:55:00Z">
        <w:r w:rsidRPr="00E85388" w:rsidDel="000406A3">
          <w:delText xml:space="preserve">. </w:delText>
        </w:r>
      </w:del>
      <w:ins w:id="513" w:author="elda perez campos" w:date="2025-07-14T23:47:00Z">
        <w:r w:rsidR="00EB69EA" w:rsidRPr="00E85388">
          <w:rPr>
            <w:color w:val="000000"/>
          </w:rPr>
          <w:t xml:space="preserve">Altura de planta </w:t>
        </w:r>
      </w:ins>
    </w:p>
    <w:p w14:paraId="65CE7C2B" w14:textId="4E28764B" w:rsidR="00EB69EA" w:rsidRPr="000406A3" w:rsidRDefault="00EB69EA" w:rsidP="000406A3">
      <w:pPr>
        <w:pStyle w:val="Prrafodelista"/>
        <w:numPr>
          <w:ilvl w:val="0"/>
          <w:numId w:val="13"/>
        </w:numPr>
        <w:pBdr>
          <w:top w:val="nil"/>
          <w:left w:val="nil"/>
          <w:bottom w:val="nil"/>
          <w:right w:val="nil"/>
          <w:between w:val="nil"/>
        </w:pBdr>
        <w:spacing w:line="360" w:lineRule="auto"/>
        <w:jc w:val="both"/>
        <w:rPr>
          <w:ins w:id="514" w:author="elda perez campos" w:date="2025-07-14T23:47:00Z"/>
          <w:rFonts w:ascii="Times New Roman" w:hAnsi="Times New Roman" w:cs="Times New Roman"/>
          <w:color w:val="000000"/>
          <w:sz w:val="24"/>
          <w:szCs w:val="24"/>
          <w:rPrChange w:id="515" w:author="elda perez campos" w:date="2025-07-14T23:56:00Z">
            <w:rPr>
              <w:ins w:id="516" w:author="elda perez campos" w:date="2025-07-14T23:47:00Z"/>
            </w:rPr>
          </w:rPrChange>
        </w:rPr>
        <w:pPrChange w:id="517" w:author="elda perez campos" w:date="2025-07-14T23:56:00Z">
          <w:pPr>
            <w:numPr>
              <w:numId w:val="2"/>
            </w:numPr>
            <w:pBdr>
              <w:top w:val="nil"/>
              <w:left w:val="nil"/>
              <w:bottom w:val="nil"/>
              <w:right w:val="nil"/>
              <w:between w:val="nil"/>
            </w:pBdr>
            <w:spacing w:line="360" w:lineRule="auto"/>
            <w:ind w:left="1440" w:hanging="360"/>
            <w:jc w:val="both"/>
          </w:pPr>
        </w:pPrChange>
      </w:pPr>
      <w:ins w:id="518" w:author="elda perez campos" w:date="2025-07-14T23:47:00Z">
        <w:r w:rsidRPr="000406A3">
          <w:rPr>
            <w:rFonts w:ascii="Times New Roman" w:eastAsia="Times New Roman" w:hAnsi="Times New Roman" w:cs="Times New Roman"/>
            <w:color w:val="000000"/>
            <w:sz w:val="24"/>
            <w:szCs w:val="24"/>
            <w:rPrChange w:id="519" w:author="elda perez campos" w:date="2025-07-14T23:56:00Z">
              <w:rPr/>
            </w:rPrChange>
          </w:rPr>
          <w:t>Número de hojas</w:t>
        </w:r>
      </w:ins>
    </w:p>
    <w:p w14:paraId="3D7E65C6" w14:textId="222850FD" w:rsidR="00EB69EA" w:rsidRPr="000406A3" w:rsidRDefault="000406A3" w:rsidP="00EB69EA">
      <w:pPr>
        <w:spacing w:line="360" w:lineRule="auto"/>
        <w:ind w:left="851"/>
        <w:jc w:val="both"/>
        <w:rPr>
          <w:ins w:id="520" w:author="elda perez campos" w:date="2025-07-14T23:47:00Z"/>
          <w:rFonts w:ascii="Times New Roman" w:eastAsia="Times New Roman" w:hAnsi="Times New Roman" w:cs="Times New Roman"/>
          <w:b/>
          <w:bCs/>
          <w:sz w:val="24"/>
          <w:szCs w:val="24"/>
          <w:rPrChange w:id="521" w:author="elda perez campos" w:date="2025-07-14T23:57:00Z">
            <w:rPr>
              <w:ins w:id="522" w:author="elda perez campos" w:date="2025-07-14T23:47:00Z"/>
              <w:rFonts w:ascii="Times New Roman" w:eastAsia="Times New Roman" w:hAnsi="Times New Roman" w:cs="Times New Roman"/>
              <w:sz w:val="24"/>
              <w:szCs w:val="24"/>
            </w:rPr>
          </w:rPrChange>
        </w:rPr>
      </w:pPr>
      <w:ins w:id="523" w:author="elda perez campos" w:date="2025-07-14T23:57:00Z">
        <w:r w:rsidRPr="000406A3">
          <w:rPr>
            <w:rFonts w:ascii="Times New Roman" w:eastAsia="Times New Roman" w:hAnsi="Times New Roman" w:cs="Times New Roman"/>
            <w:b/>
            <w:bCs/>
            <w:sz w:val="24"/>
            <w:szCs w:val="24"/>
            <w:rPrChange w:id="524" w:author="elda perez campos" w:date="2025-07-14T23:57:00Z">
              <w:rPr>
                <w:rFonts w:ascii="Times New Roman" w:eastAsia="Times New Roman" w:hAnsi="Times New Roman" w:cs="Times New Roman"/>
                <w:sz w:val="24"/>
                <w:szCs w:val="24"/>
              </w:rPr>
            </w:rPrChange>
          </w:rPr>
          <w:lastRenderedPageBreak/>
          <w:t xml:space="preserve">6.5.3. </w:t>
        </w:r>
      </w:ins>
      <w:ins w:id="525" w:author="elda perez campos" w:date="2025-07-14T23:47:00Z">
        <w:r w:rsidR="00EB69EA" w:rsidRPr="000406A3">
          <w:rPr>
            <w:rFonts w:ascii="Times New Roman" w:eastAsia="Times New Roman" w:hAnsi="Times New Roman" w:cs="Times New Roman"/>
            <w:b/>
            <w:bCs/>
            <w:sz w:val="24"/>
            <w:szCs w:val="24"/>
            <w:rPrChange w:id="526" w:author="elda perez campos" w:date="2025-07-14T23:57:00Z">
              <w:rPr>
                <w:rFonts w:ascii="Times New Roman" w:eastAsia="Times New Roman" w:hAnsi="Times New Roman" w:cs="Times New Roman"/>
                <w:sz w:val="24"/>
                <w:szCs w:val="24"/>
              </w:rPr>
            </w:rPrChange>
          </w:rPr>
          <w:t>Parámetros fisiológicos</w:t>
        </w:r>
      </w:ins>
    </w:p>
    <w:p w14:paraId="351322D7" w14:textId="1BE8462C" w:rsidR="00EB69EA" w:rsidRPr="000406A3" w:rsidRDefault="00EB69EA" w:rsidP="000406A3">
      <w:pPr>
        <w:pStyle w:val="Prrafodelista"/>
        <w:numPr>
          <w:ilvl w:val="0"/>
          <w:numId w:val="14"/>
        </w:numPr>
        <w:pBdr>
          <w:top w:val="nil"/>
          <w:left w:val="nil"/>
          <w:bottom w:val="nil"/>
          <w:right w:val="nil"/>
          <w:between w:val="nil"/>
        </w:pBdr>
        <w:spacing w:after="0" w:line="360" w:lineRule="auto"/>
        <w:jc w:val="both"/>
        <w:rPr>
          <w:ins w:id="527" w:author="elda perez campos" w:date="2025-07-14T23:47:00Z"/>
          <w:rFonts w:ascii="Times New Roman" w:hAnsi="Times New Roman" w:cs="Times New Roman"/>
          <w:color w:val="000000"/>
          <w:sz w:val="24"/>
          <w:szCs w:val="24"/>
          <w:rPrChange w:id="528" w:author="elda perez campos" w:date="2025-07-14T23:58:00Z">
            <w:rPr>
              <w:ins w:id="529" w:author="elda perez campos" w:date="2025-07-14T23:47:00Z"/>
            </w:rPr>
          </w:rPrChange>
        </w:rPr>
        <w:pPrChange w:id="530" w:author="elda perez campos" w:date="2025-07-14T23:58:00Z">
          <w:pPr>
            <w:numPr>
              <w:numId w:val="2"/>
            </w:numPr>
            <w:pBdr>
              <w:top w:val="nil"/>
              <w:left w:val="nil"/>
              <w:bottom w:val="nil"/>
              <w:right w:val="nil"/>
              <w:between w:val="nil"/>
            </w:pBdr>
            <w:spacing w:after="0" w:line="360" w:lineRule="auto"/>
            <w:ind w:left="1440" w:hanging="360"/>
            <w:jc w:val="both"/>
          </w:pPr>
        </w:pPrChange>
      </w:pPr>
      <w:ins w:id="531" w:author="elda perez campos" w:date="2025-07-14T23:47:00Z">
        <w:r w:rsidRPr="000406A3">
          <w:rPr>
            <w:rFonts w:ascii="Times New Roman" w:eastAsia="Times New Roman" w:hAnsi="Times New Roman" w:cs="Times New Roman"/>
            <w:color w:val="000000"/>
            <w:sz w:val="24"/>
            <w:szCs w:val="24"/>
            <w:rPrChange w:id="532" w:author="elda perez campos" w:date="2025-07-14T23:58:00Z">
              <w:rPr/>
            </w:rPrChange>
          </w:rPr>
          <w:t>Fotosíntesis neta</w:t>
        </w:r>
      </w:ins>
    </w:p>
    <w:p w14:paraId="3A2C57A4" w14:textId="77777777" w:rsidR="00EB69EA" w:rsidRPr="00E85388" w:rsidRDefault="00EB69EA" w:rsidP="000406A3">
      <w:pPr>
        <w:numPr>
          <w:ilvl w:val="0"/>
          <w:numId w:val="14"/>
        </w:numPr>
        <w:pBdr>
          <w:top w:val="nil"/>
          <w:left w:val="nil"/>
          <w:bottom w:val="nil"/>
          <w:right w:val="nil"/>
          <w:between w:val="nil"/>
        </w:pBdr>
        <w:spacing w:after="0" w:line="360" w:lineRule="auto"/>
        <w:jc w:val="both"/>
        <w:rPr>
          <w:ins w:id="533" w:author="elda perez campos" w:date="2025-07-14T23:47:00Z"/>
          <w:rFonts w:ascii="Times New Roman" w:hAnsi="Times New Roman" w:cs="Times New Roman"/>
          <w:color w:val="000000"/>
          <w:sz w:val="24"/>
          <w:szCs w:val="24"/>
        </w:rPr>
        <w:pPrChange w:id="534" w:author="elda perez campos" w:date="2025-07-14T23:58:00Z">
          <w:pPr>
            <w:numPr>
              <w:numId w:val="2"/>
            </w:numPr>
            <w:pBdr>
              <w:top w:val="nil"/>
              <w:left w:val="nil"/>
              <w:bottom w:val="nil"/>
              <w:right w:val="nil"/>
              <w:between w:val="nil"/>
            </w:pBdr>
            <w:spacing w:after="0" w:line="360" w:lineRule="auto"/>
            <w:ind w:left="1440" w:hanging="360"/>
            <w:jc w:val="both"/>
          </w:pPr>
        </w:pPrChange>
      </w:pPr>
      <w:ins w:id="535" w:author="elda perez campos" w:date="2025-07-14T23:47:00Z">
        <w:r w:rsidRPr="00E85388">
          <w:rPr>
            <w:rFonts w:ascii="Times New Roman" w:eastAsia="Times New Roman" w:hAnsi="Times New Roman" w:cs="Times New Roman"/>
            <w:color w:val="000000"/>
            <w:sz w:val="24"/>
            <w:szCs w:val="24"/>
          </w:rPr>
          <w:t>Conductancia estomática</w:t>
        </w:r>
      </w:ins>
    </w:p>
    <w:p w14:paraId="522AF7A2" w14:textId="77777777" w:rsidR="00EB69EA" w:rsidRPr="00E85388" w:rsidRDefault="00EB69EA" w:rsidP="000406A3">
      <w:pPr>
        <w:numPr>
          <w:ilvl w:val="0"/>
          <w:numId w:val="14"/>
        </w:numPr>
        <w:pBdr>
          <w:top w:val="nil"/>
          <w:left w:val="nil"/>
          <w:bottom w:val="nil"/>
          <w:right w:val="nil"/>
          <w:between w:val="nil"/>
        </w:pBdr>
        <w:spacing w:after="0" w:line="360" w:lineRule="auto"/>
        <w:jc w:val="both"/>
        <w:rPr>
          <w:ins w:id="536" w:author="elda perez campos" w:date="2025-07-14T23:47:00Z"/>
          <w:rFonts w:ascii="Times New Roman" w:hAnsi="Times New Roman" w:cs="Times New Roman"/>
          <w:color w:val="000000"/>
          <w:sz w:val="24"/>
          <w:szCs w:val="24"/>
        </w:rPr>
        <w:pPrChange w:id="537" w:author="elda perez campos" w:date="2025-07-14T23:58:00Z">
          <w:pPr>
            <w:numPr>
              <w:numId w:val="2"/>
            </w:numPr>
            <w:pBdr>
              <w:top w:val="nil"/>
              <w:left w:val="nil"/>
              <w:bottom w:val="nil"/>
              <w:right w:val="nil"/>
              <w:between w:val="nil"/>
            </w:pBdr>
            <w:spacing w:after="0" w:line="360" w:lineRule="auto"/>
            <w:ind w:left="1440" w:hanging="360"/>
            <w:jc w:val="both"/>
          </w:pPr>
        </w:pPrChange>
      </w:pPr>
      <w:ins w:id="538" w:author="elda perez campos" w:date="2025-07-14T23:47:00Z">
        <w:r w:rsidRPr="00E85388">
          <w:rPr>
            <w:rFonts w:ascii="Times New Roman" w:eastAsia="Times New Roman" w:hAnsi="Times New Roman" w:cs="Times New Roman"/>
            <w:color w:val="000000"/>
            <w:sz w:val="24"/>
            <w:szCs w:val="24"/>
          </w:rPr>
          <w:t>Tasa de transpiración</w:t>
        </w:r>
      </w:ins>
    </w:p>
    <w:p w14:paraId="556ADF83" w14:textId="77777777" w:rsidR="00EB69EA" w:rsidRPr="00E85388" w:rsidRDefault="00EB69EA" w:rsidP="000406A3">
      <w:pPr>
        <w:numPr>
          <w:ilvl w:val="0"/>
          <w:numId w:val="14"/>
        </w:numPr>
        <w:pBdr>
          <w:top w:val="nil"/>
          <w:left w:val="nil"/>
          <w:bottom w:val="nil"/>
          <w:right w:val="nil"/>
          <w:between w:val="nil"/>
        </w:pBdr>
        <w:spacing w:after="0" w:line="360" w:lineRule="auto"/>
        <w:jc w:val="both"/>
        <w:rPr>
          <w:ins w:id="539" w:author="elda perez campos" w:date="2025-07-14T23:47:00Z"/>
          <w:rFonts w:ascii="Times New Roman" w:hAnsi="Times New Roman" w:cs="Times New Roman"/>
          <w:color w:val="000000"/>
          <w:sz w:val="24"/>
          <w:szCs w:val="24"/>
        </w:rPr>
        <w:pPrChange w:id="540" w:author="elda perez campos" w:date="2025-07-14T23:58:00Z">
          <w:pPr>
            <w:numPr>
              <w:numId w:val="2"/>
            </w:numPr>
            <w:pBdr>
              <w:top w:val="nil"/>
              <w:left w:val="nil"/>
              <w:bottom w:val="nil"/>
              <w:right w:val="nil"/>
              <w:between w:val="nil"/>
            </w:pBdr>
            <w:spacing w:after="0" w:line="360" w:lineRule="auto"/>
            <w:ind w:left="1440" w:hanging="360"/>
            <w:jc w:val="both"/>
          </w:pPr>
        </w:pPrChange>
      </w:pPr>
      <w:ins w:id="541" w:author="elda perez campos" w:date="2025-07-14T23:47:00Z">
        <w:r w:rsidRPr="00E85388">
          <w:rPr>
            <w:rFonts w:ascii="Times New Roman" w:eastAsia="Times New Roman" w:hAnsi="Times New Roman" w:cs="Times New Roman"/>
            <w:color w:val="000000"/>
            <w:sz w:val="24"/>
            <w:szCs w:val="24"/>
          </w:rPr>
          <w:t>Eficiencia del uso del agua</w:t>
        </w:r>
      </w:ins>
    </w:p>
    <w:p w14:paraId="000D8062" w14:textId="77777777" w:rsidR="00EB69EA" w:rsidRPr="00E85388" w:rsidRDefault="00EB69EA" w:rsidP="000406A3">
      <w:pPr>
        <w:numPr>
          <w:ilvl w:val="0"/>
          <w:numId w:val="14"/>
        </w:numPr>
        <w:pBdr>
          <w:top w:val="nil"/>
          <w:left w:val="nil"/>
          <w:bottom w:val="nil"/>
          <w:right w:val="nil"/>
          <w:between w:val="nil"/>
        </w:pBdr>
        <w:spacing w:after="0" w:line="360" w:lineRule="auto"/>
        <w:jc w:val="both"/>
        <w:rPr>
          <w:ins w:id="542" w:author="elda perez campos" w:date="2025-07-14T23:47:00Z"/>
          <w:rFonts w:ascii="Times New Roman" w:hAnsi="Times New Roman" w:cs="Times New Roman"/>
          <w:color w:val="000000"/>
          <w:sz w:val="24"/>
          <w:szCs w:val="24"/>
        </w:rPr>
        <w:pPrChange w:id="543" w:author="elda perez campos" w:date="2025-07-14T23:58:00Z">
          <w:pPr>
            <w:numPr>
              <w:numId w:val="2"/>
            </w:numPr>
            <w:pBdr>
              <w:top w:val="nil"/>
              <w:left w:val="nil"/>
              <w:bottom w:val="nil"/>
              <w:right w:val="nil"/>
              <w:between w:val="nil"/>
            </w:pBdr>
            <w:spacing w:after="0" w:line="360" w:lineRule="auto"/>
            <w:ind w:left="1440" w:hanging="360"/>
            <w:jc w:val="both"/>
          </w:pPr>
        </w:pPrChange>
      </w:pPr>
      <w:ins w:id="544" w:author="elda perez campos" w:date="2025-07-14T23:47:00Z">
        <w:r w:rsidRPr="00E85388">
          <w:rPr>
            <w:rFonts w:ascii="Times New Roman" w:eastAsia="Times New Roman" w:hAnsi="Times New Roman" w:cs="Times New Roman"/>
            <w:color w:val="000000"/>
            <w:sz w:val="24"/>
            <w:szCs w:val="24"/>
          </w:rPr>
          <w:t>Fluorescencia de la clorofila a</w:t>
        </w:r>
      </w:ins>
    </w:p>
    <w:p w14:paraId="2102D046" w14:textId="77777777" w:rsidR="00EB69EA" w:rsidRPr="00E85388" w:rsidRDefault="00EB69EA" w:rsidP="000406A3">
      <w:pPr>
        <w:numPr>
          <w:ilvl w:val="0"/>
          <w:numId w:val="14"/>
        </w:numPr>
        <w:pBdr>
          <w:top w:val="nil"/>
          <w:left w:val="nil"/>
          <w:bottom w:val="nil"/>
          <w:right w:val="nil"/>
          <w:between w:val="nil"/>
        </w:pBdr>
        <w:spacing w:after="0" w:line="360" w:lineRule="auto"/>
        <w:jc w:val="both"/>
        <w:rPr>
          <w:ins w:id="545" w:author="elda perez campos" w:date="2025-07-14T23:47:00Z"/>
          <w:rFonts w:ascii="Times New Roman" w:hAnsi="Times New Roman" w:cs="Times New Roman"/>
          <w:color w:val="000000"/>
          <w:sz w:val="24"/>
          <w:szCs w:val="24"/>
        </w:rPr>
        <w:pPrChange w:id="546" w:author="elda perez campos" w:date="2025-07-14T23:58:00Z">
          <w:pPr>
            <w:numPr>
              <w:numId w:val="2"/>
            </w:numPr>
            <w:pBdr>
              <w:top w:val="nil"/>
              <w:left w:val="nil"/>
              <w:bottom w:val="nil"/>
              <w:right w:val="nil"/>
              <w:between w:val="nil"/>
            </w:pBdr>
            <w:spacing w:after="0" w:line="360" w:lineRule="auto"/>
            <w:ind w:left="1440" w:hanging="360"/>
            <w:jc w:val="both"/>
          </w:pPr>
        </w:pPrChange>
      </w:pPr>
      <w:ins w:id="547" w:author="elda perez campos" w:date="2025-07-14T23:47:00Z">
        <w:r w:rsidRPr="00E85388">
          <w:rPr>
            <w:rFonts w:ascii="Times New Roman" w:eastAsia="Times New Roman" w:hAnsi="Times New Roman" w:cs="Times New Roman"/>
            <w:color w:val="000000"/>
            <w:sz w:val="24"/>
            <w:szCs w:val="24"/>
          </w:rPr>
          <w:t>Contenido de clorofila a</w:t>
        </w:r>
      </w:ins>
    </w:p>
    <w:p w14:paraId="03FCC867" w14:textId="77777777" w:rsidR="00EB69EA" w:rsidRPr="00E85388" w:rsidRDefault="00EB69EA" w:rsidP="000406A3">
      <w:pPr>
        <w:numPr>
          <w:ilvl w:val="0"/>
          <w:numId w:val="14"/>
        </w:numPr>
        <w:pBdr>
          <w:top w:val="nil"/>
          <w:left w:val="nil"/>
          <w:bottom w:val="nil"/>
          <w:right w:val="nil"/>
          <w:between w:val="nil"/>
        </w:pBdr>
        <w:spacing w:after="0" w:line="360" w:lineRule="auto"/>
        <w:jc w:val="both"/>
        <w:rPr>
          <w:ins w:id="548" w:author="elda perez campos" w:date="2025-07-14T23:47:00Z"/>
          <w:rFonts w:ascii="Times New Roman" w:hAnsi="Times New Roman" w:cs="Times New Roman"/>
          <w:color w:val="000000"/>
          <w:sz w:val="24"/>
          <w:szCs w:val="24"/>
        </w:rPr>
        <w:pPrChange w:id="549" w:author="elda perez campos" w:date="2025-07-14T23:58:00Z">
          <w:pPr>
            <w:numPr>
              <w:numId w:val="2"/>
            </w:numPr>
            <w:pBdr>
              <w:top w:val="nil"/>
              <w:left w:val="nil"/>
              <w:bottom w:val="nil"/>
              <w:right w:val="nil"/>
              <w:between w:val="nil"/>
            </w:pBdr>
            <w:spacing w:after="0" w:line="360" w:lineRule="auto"/>
            <w:ind w:left="1440" w:hanging="360"/>
            <w:jc w:val="both"/>
          </w:pPr>
        </w:pPrChange>
      </w:pPr>
      <w:ins w:id="550" w:author="elda perez campos" w:date="2025-07-14T23:47:00Z">
        <w:r w:rsidRPr="00E85388">
          <w:rPr>
            <w:rFonts w:ascii="Times New Roman" w:eastAsia="Times New Roman" w:hAnsi="Times New Roman" w:cs="Times New Roman"/>
            <w:color w:val="000000"/>
            <w:sz w:val="24"/>
            <w:szCs w:val="24"/>
          </w:rPr>
          <w:t>Contenido de clorofila b</w:t>
        </w:r>
      </w:ins>
    </w:p>
    <w:p w14:paraId="13A0D6A9" w14:textId="77777777" w:rsidR="00EB69EA" w:rsidRPr="00E85388" w:rsidRDefault="00EB69EA" w:rsidP="000406A3">
      <w:pPr>
        <w:numPr>
          <w:ilvl w:val="0"/>
          <w:numId w:val="14"/>
        </w:numPr>
        <w:pBdr>
          <w:top w:val="nil"/>
          <w:left w:val="nil"/>
          <w:bottom w:val="nil"/>
          <w:right w:val="nil"/>
          <w:between w:val="nil"/>
        </w:pBdr>
        <w:spacing w:after="0" w:line="360" w:lineRule="auto"/>
        <w:jc w:val="both"/>
        <w:rPr>
          <w:ins w:id="551" w:author="elda perez campos" w:date="2025-07-14T23:47:00Z"/>
          <w:rFonts w:ascii="Times New Roman" w:hAnsi="Times New Roman" w:cs="Times New Roman"/>
          <w:color w:val="000000"/>
          <w:sz w:val="24"/>
          <w:szCs w:val="24"/>
        </w:rPr>
        <w:pPrChange w:id="552" w:author="elda perez campos" w:date="2025-07-14T23:58:00Z">
          <w:pPr>
            <w:numPr>
              <w:numId w:val="2"/>
            </w:numPr>
            <w:pBdr>
              <w:top w:val="nil"/>
              <w:left w:val="nil"/>
              <w:bottom w:val="nil"/>
              <w:right w:val="nil"/>
              <w:between w:val="nil"/>
            </w:pBdr>
            <w:spacing w:after="0" w:line="360" w:lineRule="auto"/>
            <w:ind w:left="1440" w:hanging="360"/>
            <w:jc w:val="both"/>
          </w:pPr>
        </w:pPrChange>
      </w:pPr>
      <w:ins w:id="553" w:author="elda perez campos" w:date="2025-07-14T23:47:00Z">
        <w:r w:rsidRPr="00E85388">
          <w:rPr>
            <w:rFonts w:ascii="Times New Roman" w:eastAsia="Times New Roman" w:hAnsi="Times New Roman" w:cs="Times New Roman"/>
            <w:color w:val="000000"/>
            <w:sz w:val="24"/>
            <w:szCs w:val="24"/>
          </w:rPr>
          <w:t>Contenido de carotenoides totales</w:t>
        </w:r>
      </w:ins>
    </w:p>
    <w:p w14:paraId="1C57D090" w14:textId="22F335E1" w:rsidR="00EB69EA" w:rsidRPr="000406A3" w:rsidRDefault="000406A3" w:rsidP="00EB69EA">
      <w:pPr>
        <w:pBdr>
          <w:top w:val="nil"/>
          <w:left w:val="nil"/>
          <w:bottom w:val="nil"/>
          <w:right w:val="nil"/>
          <w:between w:val="nil"/>
        </w:pBdr>
        <w:spacing w:after="0" w:line="360" w:lineRule="auto"/>
        <w:ind w:left="720"/>
        <w:jc w:val="both"/>
        <w:rPr>
          <w:ins w:id="554" w:author="elda perez campos" w:date="2025-07-14T23:47:00Z"/>
          <w:rFonts w:ascii="Times New Roman" w:eastAsia="Times New Roman" w:hAnsi="Times New Roman" w:cs="Times New Roman"/>
          <w:b/>
          <w:bCs/>
          <w:color w:val="000000"/>
          <w:sz w:val="24"/>
          <w:szCs w:val="24"/>
          <w:rPrChange w:id="555" w:author="elda perez campos" w:date="2025-07-14T23:58:00Z">
            <w:rPr>
              <w:ins w:id="556" w:author="elda perez campos" w:date="2025-07-14T23:47:00Z"/>
              <w:rFonts w:ascii="Times New Roman" w:eastAsia="Times New Roman" w:hAnsi="Times New Roman" w:cs="Times New Roman"/>
              <w:color w:val="000000"/>
              <w:sz w:val="24"/>
              <w:szCs w:val="24"/>
            </w:rPr>
          </w:rPrChange>
        </w:rPr>
      </w:pPr>
      <w:ins w:id="557" w:author="elda perez campos" w:date="2025-07-14T23:59:00Z">
        <w:r>
          <w:rPr>
            <w:rFonts w:ascii="Times New Roman" w:eastAsia="Times New Roman" w:hAnsi="Times New Roman" w:cs="Times New Roman"/>
            <w:b/>
            <w:bCs/>
            <w:color w:val="000000"/>
            <w:sz w:val="24"/>
            <w:szCs w:val="24"/>
          </w:rPr>
          <w:t>6.</w:t>
        </w:r>
      </w:ins>
      <w:ins w:id="558" w:author="elda perez campos" w:date="2025-07-14T23:58:00Z">
        <w:r>
          <w:rPr>
            <w:rFonts w:ascii="Times New Roman" w:eastAsia="Times New Roman" w:hAnsi="Times New Roman" w:cs="Times New Roman"/>
            <w:b/>
            <w:bCs/>
            <w:color w:val="000000"/>
            <w:sz w:val="24"/>
            <w:szCs w:val="24"/>
          </w:rPr>
          <w:t>5.</w:t>
        </w:r>
      </w:ins>
      <w:ins w:id="559" w:author="elda perez campos" w:date="2025-07-14T23:59:00Z">
        <w:r>
          <w:rPr>
            <w:rFonts w:ascii="Times New Roman" w:eastAsia="Times New Roman" w:hAnsi="Times New Roman" w:cs="Times New Roman"/>
            <w:b/>
            <w:bCs/>
            <w:color w:val="000000"/>
            <w:sz w:val="24"/>
            <w:szCs w:val="24"/>
          </w:rPr>
          <w:t>4</w:t>
        </w:r>
      </w:ins>
      <w:ins w:id="560" w:author="elda perez campos" w:date="2025-07-14T23:58:00Z">
        <w:r>
          <w:rPr>
            <w:rFonts w:ascii="Times New Roman" w:eastAsia="Times New Roman" w:hAnsi="Times New Roman" w:cs="Times New Roman"/>
            <w:b/>
            <w:bCs/>
            <w:color w:val="000000"/>
            <w:sz w:val="24"/>
            <w:szCs w:val="24"/>
          </w:rPr>
          <w:t>.</w:t>
        </w:r>
      </w:ins>
      <w:ins w:id="561" w:author="elda perez campos" w:date="2025-07-14T23:59:00Z">
        <w:r>
          <w:rPr>
            <w:rFonts w:ascii="Times New Roman" w:eastAsia="Times New Roman" w:hAnsi="Times New Roman" w:cs="Times New Roman"/>
            <w:b/>
            <w:bCs/>
            <w:color w:val="000000"/>
            <w:sz w:val="24"/>
            <w:szCs w:val="24"/>
          </w:rPr>
          <w:t xml:space="preserve"> </w:t>
        </w:r>
      </w:ins>
      <w:proofErr w:type="gramStart"/>
      <w:ins w:id="562" w:author="elda perez campos" w:date="2025-07-14T23:47:00Z">
        <w:r w:rsidR="00EB69EA" w:rsidRPr="000406A3">
          <w:rPr>
            <w:rFonts w:ascii="Times New Roman" w:eastAsia="Times New Roman" w:hAnsi="Times New Roman" w:cs="Times New Roman"/>
            <w:b/>
            <w:bCs/>
            <w:color w:val="000000"/>
            <w:sz w:val="24"/>
            <w:szCs w:val="24"/>
            <w:rPrChange w:id="563" w:author="elda perez campos" w:date="2025-07-14T23:58:00Z">
              <w:rPr>
                <w:rFonts w:ascii="Times New Roman" w:eastAsia="Times New Roman" w:hAnsi="Times New Roman" w:cs="Times New Roman"/>
                <w:color w:val="000000"/>
                <w:sz w:val="24"/>
                <w:szCs w:val="24"/>
              </w:rPr>
            </w:rPrChange>
          </w:rPr>
          <w:t>Indicadores</w:t>
        </w:r>
        <w:proofErr w:type="gramEnd"/>
        <w:r w:rsidR="00EB69EA" w:rsidRPr="000406A3">
          <w:rPr>
            <w:rFonts w:ascii="Times New Roman" w:eastAsia="Times New Roman" w:hAnsi="Times New Roman" w:cs="Times New Roman"/>
            <w:b/>
            <w:bCs/>
            <w:color w:val="000000"/>
            <w:sz w:val="24"/>
            <w:szCs w:val="24"/>
            <w:rPrChange w:id="564" w:author="elda perez campos" w:date="2025-07-14T23:58:00Z">
              <w:rPr>
                <w:rFonts w:ascii="Times New Roman" w:eastAsia="Times New Roman" w:hAnsi="Times New Roman" w:cs="Times New Roman"/>
                <w:color w:val="000000"/>
                <w:sz w:val="24"/>
                <w:szCs w:val="24"/>
              </w:rPr>
            </w:rPrChange>
          </w:rPr>
          <w:t xml:space="preserve"> de rendimiento</w:t>
        </w:r>
      </w:ins>
    </w:p>
    <w:p w14:paraId="6FE8DC82" w14:textId="4F604EDA" w:rsidR="00EB69EA" w:rsidRPr="00B2322E" w:rsidRDefault="00EB69EA" w:rsidP="00B2322E">
      <w:pPr>
        <w:pStyle w:val="Prrafodelista"/>
        <w:numPr>
          <w:ilvl w:val="0"/>
          <w:numId w:val="15"/>
        </w:numPr>
        <w:pBdr>
          <w:top w:val="nil"/>
          <w:left w:val="nil"/>
          <w:bottom w:val="nil"/>
          <w:right w:val="nil"/>
          <w:between w:val="nil"/>
        </w:pBdr>
        <w:spacing w:after="0" w:line="360" w:lineRule="auto"/>
        <w:jc w:val="both"/>
        <w:rPr>
          <w:ins w:id="565" w:author="elda perez campos" w:date="2025-07-14T23:47:00Z"/>
          <w:rFonts w:ascii="Times New Roman" w:hAnsi="Times New Roman" w:cs="Times New Roman"/>
          <w:color w:val="000000"/>
          <w:sz w:val="24"/>
          <w:szCs w:val="24"/>
          <w:rPrChange w:id="566" w:author="elda perez campos" w:date="2025-07-15T00:00:00Z">
            <w:rPr>
              <w:ins w:id="567" w:author="elda perez campos" w:date="2025-07-14T23:47:00Z"/>
            </w:rPr>
          </w:rPrChange>
        </w:rPr>
        <w:pPrChange w:id="568" w:author="elda perez campos" w:date="2025-07-15T00:00:00Z">
          <w:pPr>
            <w:numPr>
              <w:numId w:val="3"/>
            </w:numPr>
            <w:pBdr>
              <w:top w:val="nil"/>
              <w:left w:val="nil"/>
              <w:bottom w:val="nil"/>
              <w:right w:val="nil"/>
              <w:between w:val="nil"/>
            </w:pBdr>
            <w:spacing w:after="0" w:line="360" w:lineRule="auto"/>
            <w:ind w:left="1440" w:hanging="360"/>
            <w:jc w:val="both"/>
          </w:pPr>
        </w:pPrChange>
      </w:pPr>
      <w:ins w:id="569" w:author="elda perez campos" w:date="2025-07-14T23:47:00Z">
        <w:r w:rsidRPr="00B2322E">
          <w:rPr>
            <w:rFonts w:ascii="Times New Roman" w:eastAsia="Times New Roman" w:hAnsi="Times New Roman" w:cs="Times New Roman"/>
            <w:color w:val="000000"/>
            <w:sz w:val="24"/>
            <w:szCs w:val="24"/>
            <w:rPrChange w:id="570" w:author="elda perez campos" w:date="2025-07-15T00:00:00Z">
              <w:rPr/>
            </w:rPrChange>
          </w:rPr>
          <w:t>Peso de raíz por planta</w:t>
        </w:r>
      </w:ins>
    </w:p>
    <w:p w14:paraId="536049E8" w14:textId="77777777" w:rsidR="00EB69EA" w:rsidRPr="00B2322E" w:rsidRDefault="00EB69EA" w:rsidP="00B2322E">
      <w:pPr>
        <w:pStyle w:val="Prrafodelista"/>
        <w:numPr>
          <w:ilvl w:val="0"/>
          <w:numId w:val="15"/>
        </w:numPr>
        <w:pBdr>
          <w:top w:val="nil"/>
          <w:left w:val="nil"/>
          <w:bottom w:val="nil"/>
          <w:right w:val="nil"/>
          <w:between w:val="nil"/>
        </w:pBdr>
        <w:spacing w:after="0" w:line="360" w:lineRule="auto"/>
        <w:jc w:val="both"/>
        <w:rPr>
          <w:ins w:id="571" w:author="elda perez campos" w:date="2025-07-14T23:47:00Z"/>
          <w:rFonts w:ascii="Times New Roman" w:hAnsi="Times New Roman" w:cs="Times New Roman"/>
          <w:color w:val="000000"/>
          <w:sz w:val="24"/>
          <w:szCs w:val="24"/>
          <w:rPrChange w:id="572" w:author="elda perez campos" w:date="2025-07-15T00:00:00Z">
            <w:rPr>
              <w:ins w:id="573" w:author="elda perez campos" w:date="2025-07-14T23:47:00Z"/>
            </w:rPr>
          </w:rPrChange>
        </w:rPr>
        <w:pPrChange w:id="574" w:author="elda perez campos" w:date="2025-07-15T00:00:00Z">
          <w:pPr>
            <w:numPr>
              <w:numId w:val="3"/>
            </w:numPr>
            <w:pBdr>
              <w:top w:val="nil"/>
              <w:left w:val="nil"/>
              <w:bottom w:val="nil"/>
              <w:right w:val="nil"/>
              <w:between w:val="nil"/>
            </w:pBdr>
            <w:spacing w:after="0" w:line="360" w:lineRule="auto"/>
            <w:ind w:left="1440" w:hanging="360"/>
            <w:jc w:val="both"/>
          </w:pPr>
        </w:pPrChange>
      </w:pPr>
      <w:ins w:id="575" w:author="elda perez campos" w:date="2025-07-14T23:47:00Z">
        <w:r w:rsidRPr="00B2322E">
          <w:rPr>
            <w:rFonts w:ascii="Times New Roman" w:eastAsia="Times New Roman" w:hAnsi="Times New Roman" w:cs="Times New Roman"/>
            <w:color w:val="000000"/>
            <w:sz w:val="24"/>
            <w:szCs w:val="24"/>
            <w:rPrChange w:id="576" w:author="elda perez campos" w:date="2025-07-15T00:00:00Z">
              <w:rPr/>
            </w:rPrChange>
          </w:rPr>
          <w:t>Longitud de raíz</w:t>
        </w:r>
      </w:ins>
    </w:p>
    <w:p w14:paraId="30002BAA" w14:textId="77777777" w:rsidR="00EB69EA" w:rsidRPr="00B2322E" w:rsidRDefault="00EB69EA" w:rsidP="00B2322E">
      <w:pPr>
        <w:pStyle w:val="Prrafodelista"/>
        <w:numPr>
          <w:ilvl w:val="0"/>
          <w:numId w:val="15"/>
        </w:numPr>
        <w:pBdr>
          <w:top w:val="nil"/>
          <w:left w:val="nil"/>
          <w:bottom w:val="nil"/>
          <w:right w:val="nil"/>
          <w:between w:val="nil"/>
        </w:pBdr>
        <w:spacing w:after="0" w:line="360" w:lineRule="auto"/>
        <w:jc w:val="both"/>
        <w:rPr>
          <w:ins w:id="577" w:author="elda perez campos" w:date="2025-07-14T23:47:00Z"/>
          <w:rFonts w:ascii="Times New Roman" w:hAnsi="Times New Roman" w:cs="Times New Roman"/>
          <w:color w:val="000000"/>
          <w:sz w:val="24"/>
          <w:szCs w:val="24"/>
          <w:rPrChange w:id="578" w:author="elda perez campos" w:date="2025-07-15T00:00:00Z">
            <w:rPr>
              <w:ins w:id="579" w:author="elda perez campos" w:date="2025-07-14T23:47:00Z"/>
            </w:rPr>
          </w:rPrChange>
        </w:rPr>
        <w:pPrChange w:id="580" w:author="elda perez campos" w:date="2025-07-15T00:00:00Z">
          <w:pPr>
            <w:numPr>
              <w:numId w:val="3"/>
            </w:numPr>
            <w:pBdr>
              <w:top w:val="nil"/>
              <w:left w:val="nil"/>
              <w:bottom w:val="nil"/>
              <w:right w:val="nil"/>
              <w:between w:val="nil"/>
            </w:pBdr>
            <w:spacing w:after="0" w:line="360" w:lineRule="auto"/>
            <w:ind w:left="1440" w:hanging="360"/>
            <w:jc w:val="both"/>
          </w:pPr>
        </w:pPrChange>
      </w:pPr>
      <w:ins w:id="581" w:author="elda perez campos" w:date="2025-07-14T23:47:00Z">
        <w:r w:rsidRPr="00B2322E">
          <w:rPr>
            <w:rFonts w:ascii="Times New Roman" w:eastAsia="Times New Roman" w:hAnsi="Times New Roman" w:cs="Times New Roman"/>
            <w:color w:val="000000"/>
            <w:sz w:val="24"/>
            <w:szCs w:val="24"/>
            <w:rPrChange w:id="582" w:author="elda perez campos" w:date="2025-07-15T00:00:00Z">
              <w:rPr/>
            </w:rPrChange>
          </w:rPr>
          <w:t>Diámetro de raíz</w:t>
        </w:r>
      </w:ins>
    </w:p>
    <w:p w14:paraId="1197DF32" w14:textId="77777777" w:rsidR="00EB69EA" w:rsidRPr="00B2322E" w:rsidRDefault="00EB69EA" w:rsidP="00B2322E">
      <w:pPr>
        <w:pStyle w:val="Prrafodelista"/>
        <w:numPr>
          <w:ilvl w:val="0"/>
          <w:numId w:val="15"/>
        </w:numPr>
        <w:pBdr>
          <w:top w:val="nil"/>
          <w:left w:val="nil"/>
          <w:bottom w:val="nil"/>
          <w:right w:val="nil"/>
          <w:between w:val="nil"/>
        </w:pBdr>
        <w:spacing w:line="360" w:lineRule="auto"/>
        <w:jc w:val="both"/>
        <w:rPr>
          <w:ins w:id="583" w:author="elda perez campos" w:date="2025-07-14T23:47:00Z"/>
          <w:rFonts w:ascii="Times New Roman" w:hAnsi="Times New Roman" w:cs="Times New Roman"/>
          <w:color w:val="000000"/>
          <w:sz w:val="24"/>
          <w:szCs w:val="24"/>
          <w:rPrChange w:id="584" w:author="elda perez campos" w:date="2025-07-15T00:00:00Z">
            <w:rPr>
              <w:ins w:id="585" w:author="elda perez campos" w:date="2025-07-14T23:47:00Z"/>
            </w:rPr>
          </w:rPrChange>
        </w:rPr>
        <w:pPrChange w:id="586" w:author="elda perez campos" w:date="2025-07-15T00:00:00Z">
          <w:pPr>
            <w:numPr>
              <w:numId w:val="3"/>
            </w:numPr>
            <w:pBdr>
              <w:top w:val="nil"/>
              <w:left w:val="nil"/>
              <w:bottom w:val="nil"/>
              <w:right w:val="nil"/>
              <w:between w:val="nil"/>
            </w:pBdr>
            <w:spacing w:line="360" w:lineRule="auto"/>
            <w:ind w:left="1440" w:hanging="360"/>
            <w:jc w:val="both"/>
          </w:pPr>
        </w:pPrChange>
      </w:pPr>
      <w:ins w:id="587" w:author="elda perez campos" w:date="2025-07-14T23:47:00Z">
        <w:r w:rsidRPr="00B2322E">
          <w:rPr>
            <w:rFonts w:ascii="Times New Roman" w:eastAsia="Times New Roman" w:hAnsi="Times New Roman" w:cs="Times New Roman"/>
            <w:color w:val="000000"/>
            <w:sz w:val="24"/>
            <w:szCs w:val="24"/>
            <w:rPrChange w:id="588" w:author="elda perez campos" w:date="2025-07-15T00:00:00Z">
              <w:rPr/>
            </w:rPrChange>
          </w:rPr>
          <w:t xml:space="preserve">Rendimiento comercial de </w:t>
        </w:r>
        <w:proofErr w:type="spellStart"/>
        <w:r w:rsidRPr="00B2322E">
          <w:rPr>
            <w:rFonts w:ascii="Times New Roman" w:eastAsia="Times New Roman" w:hAnsi="Times New Roman" w:cs="Times New Roman"/>
            <w:color w:val="000000"/>
            <w:sz w:val="24"/>
            <w:szCs w:val="24"/>
            <w:rPrChange w:id="589" w:author="elda perez campos" w:date="2025-07-15T00:00:00Z">
              <w:rPr/>
            </w:rPrChange>
          </w:rPr>
          <w:t>raís</w:t>
        </w:r>
        <w:proofErr w:type="spellEnd"/>
        <w:r w:rsidRPr="00B2322E">
          <w:rPr>
            <w:rFonts w:ascii="Times New Roman" w:eastAsia="Times New Roman" w:hAnsi="Times New Roman" w:cs="Times New Roman"/>
            <w:color w:val="000000"/>
            <w:sz w:val="24"/>
            <w:szCs w:val="24"/>
            <w:rPrChange w:id="590" w:author="elda perez campos" w:date="2025-07-15T00:00:00Z">
              <w:rPr/>
            </w:rPrChange>
          </w:rPr>
          <w:t xml:space="preserve"> (</w:t>
        </w:r>
        <w:proofErr w:type="spellStart"/>
        <w:r w:rsidRPr="00B2322E">
          <w:rPr>
            <w:rFonts w:ascii="Times New Roman" w:eastAsia="Times New Roman" w:hAnsi="Times New Roman" w:cs="Times New Roman"/>
            <w:color w:val="000000"/>
            <w:sz w:val="24"/>
            <w:szCs w:val="24"/>
            <w:rPrChange w:id="591" w:author="elda perez campos" w:date="2025-07-15T00:00:00Z">
              <w:rPr/>
            </w:rPrChange>
          </w:rPr>
          <w:t>tn</w:t>
        </w:r>
        <w:proofErr w:type="spellEnd"/>
        <w:r w:rsidRPr="00B2322E">
          <w:rPr>
            <w:rFonts w:ascii="Times New Roman" w:eastAsia="Times New Roman" w:hAnsi="Times New Roman" w:cs="Times New Roman"/>
            <w:color w:val="000000"/>
            <w:sz w:val="24"/>
            <w:szCs w:val="24"/>
            <w:rPrChange w:id="592" w:author="elda perez campos" w:date="2025-07-15T00:00:00Z">
              <w:rPr/>
            </w:rPrChange>
          </w:rPr>
          <w:t>/ha)</w:t>
        </w:r>
      </w:ins>
    </w:p>
    <w:p w14:paraId="0A5A2AC1" w14:textId="6EEA5620" w:rsidR="00EB69EA" w:rsidRPr="000406A3" w:rsidRDefault="000406A3" w:rsidP="00EB69EA">
      <w:pPr>
        <w:pBdr>
          <w:top w:val="nil"/>
          <w:left w:val="nil"/>
          <w:bottom w:val="nil"/>
          <w:right w:val="nil"/>
          <w:between w:val="nil"/>
        </w:pBdr>
        <w:spacing w:line="360" w:lineRule="auto"/>
        <w:ind w:left="709"/>
        <w:jc w:val="both"/>
        <w:rPr>
          <w:ins w:id="593" w:author="elda perez campos" w:date="2025-07-14T23:47:00Z"/>
          <w:rFonts w:ascii="Times New Roman" w:eastAsia="Times New Roman" w:hAnsi="Times New Roman" w:cs="Times New Roman"/>
          <w:b/>
          <w:bCs/>
          <w:color w:val="000000"/>
          <w:sz w:val="24"/>
          <w:szCs w:val="24"/>
          <w:rPrChange w:id="594" w:author="elda perez campos" w:date="2025-07-14T23:59:00Z">
            <w:rPr>
              <w:ins w:id="595" w:author="elda perez campos" w:date="2025-07-14T23:47:00Z"/>
              <w:rFonts w:ascii="Times New Roman" w:eastAsia="Times New Roman" w:hAnsi="Times New Roman" w:cs="Times New Roman"/>
              <w:color w:val="000000"/>
              <w:sz w:val="24"/>
              <w:szCs w:val="24"/>
            </w:rPr>
          </w:rPrChange>
        </w:rPr>
      </w:pPr>
      <w:ins w:id="596" w:author="elda perez campos" w:date="2025-07-14T23:59:00Z">
        <w:r w:rsidRPr="000406A3">
          <w:rPr>
            <w:rFonts w:ascii="Times New Roman" w:eastAsia="Times New Roman" w:hAnsi="Times New Roman" w:cs="Times New Roman"/>
            <w:b/>
            <w:bCs/>
            <w:color w:val="000000"/>
            <w:sz w:val="24"/>
            <w:szCs w:val="24"/>
            <w:rPrChange w:id="597" w:author="elda perez campos" w:date="2025-07-14T23:59:00Z">
              <w:rPr>
                <w:rFonts w:ascii="Times New Roman" w:eastAsia="Times New Roman" w:hAnsi="Times New Roman" w:cs="Times New Roman"/>
                <w:color w:val="000000"/>
                <w:sz w:val="24"/>
                <w:szCs w:val="24"/>
              </w:rPr>
            </w:rPrChange>
          </w:rPr>
          <w:t xml:space="preserve">6.5.5. </w:t>
        </w:r>
      </w:ins>
      <w:ins w:id="598" w:author="elda perez campos" w:date="2025-07-14T23:47:00Z">
        <w:r w:rsidR="00EB69EA" w:rsidRPr="000406A3">
          <w:rPr>
            <w:rFonts w:ascii="Times New Roman" w:eastAsia="Times New Roman" w:hAnsi="Times New Roman" w:cs="Times New Roman"/>
            <w:b/>
            <w:bCs/>
            <w:color w:val="000000"/>
            <w:sz w:val="24"/>
            <w:szCs w:val="24"/>
            <w:rPrChange w:id="599" w:author="elda perez campos" w:date="2025-07-14T23:59:00Z">
              <w:rPr>
                <w:rFonts w:ascii="Times New Roman" w:eastAsia="Times New Roman" w:hAnsi="Times New Roman" w:cs="Times New Roman"/>
                <w:color w:val="000000"/>
                <w:sz w:val="24"/>
                <w:szCs w:val="24"/>
              </w:rPr>
            </w:rPrChange>
          </w:rPr>
          <w:t>Parámetros de calidad</w:t>
        </w:r>
      </w:ins>
    </w:p>
    <w:p w14:paraId="4026DA52" w14:textId="77777777" w:rsidR="00EB69EA" w:rsidRPr="00B2322E" w:rsidRDefault="00EB69EA" w:rsidP="00B2322E">
      <w:pPr>
        <w:pStyle w:val="Prrafodelista"/>
        <w:numPr>
          <w:ilvl w:val="0"/>
          <w:numId w:val="16"/>
        </w:numPr>
        <w:pBdr>
          <w:top w:val="nil"/>
          <w:left w:val="nil"/>
          <w:bottom w:val="nil"/>
          <w:right w:val="nil"/>
          <w:between w:val="nil"/>
        </w:pBdr>
        <w:spacing w:line="360" w:lineRule="auto"/>
        <w:jc w:val="both"/>
        <w:rPr>
          <w:ins w:id="600" w:author="elda perez campos" w:date="2025-07-14T23:47:00Z"/>
          <w:rFonts w:ascii="Times New Roman" w:eastAsia="Times New Roman" w:hAnsi="Times New Roman" w:cs="Times New Roman"/>
          <w:color w:val="000000"/>
          <w:sz w:val="24"/>
          <w:szCs w:val="24"/>
          <w:rPrChange w:id="601" w:author="elda perez campos" w:date="2025-07-15T00:01:00Z">
            <w:rPr>
              <w:ins w:id="602" w:author="elda perez campos" w:date="2025-07-14T23:47:00Z"/>
            </w:rPr>
          </w:rPrChange>
        </w:rPr>
        <w:pPrChange w:id="603" w:author="elda perez campos" w:date="2025-07-15T00:01:00Z">
          <w:pPr>
            <w:pStyle w:val="Prrafodelista"/>
            <w:numPr>
              <w:numId w:val="10"/>
            </w:numPr>
            <w:pBdr>
              <w:top w:val="nil"/>
              <w:left w:val="nil"/>
              <w:bottom w:val="nil"/>
              <w:right w:val="nil"/>
              <w:between w:val="nil"/>
            </w:pBdr>
            <w:spacing w:line="360" w:lineRule="auto"/>
            <w:ind w:firstLine="273"/>
            <w:jc w:val="both"/>
          </w:pPr>
        </w:pPrChange>
      </w:pPr>
      <w:ins w:id="604" w:author="elda perez campos" w:date="2025-07-14T23:47:00Z">
        <w:r w:rsidRPr="00B2322E">
          <w:rPr>
            <w:rFonts w:ascii="Times New Roman" w:eastAsia="Times New Roman" w:hAnsi="Times New Roman" w:cs="Times New Roman"/>
            <w:color w:val="000000"/>
            <w:sz w:val="24"/>
            <w:szCs w:val="24"/>
            <w:rPrChange w:id="605" w:author="elda perez campos" w:date="2025-07-15T00:01:00Z">
              <w:rPr/>
            </w:rPrChange>
          </w:rPr>
          <w:t>% de materia seca</w:t>
        </w:r>
      </w:ins>
    </w:p>
    <w:p w14:paraId="2D925C13" w14:textId="77777777" w:rsidR="00EB69EA" w:rsidRPr="00B2322E" w:rsidRDefault="00EB69EA" w:rsidP="00B2322E">
      <w:pPr>
        <w:pStyle w:val="Prrafodelista"/>
        <w:numPr>
          <w:ilvl w:val="0"/>
          <w:numId w:val="16"/>
        </w:numPr>
        <w:pBdr>
          <w:top w:val="nil"/>
          <w:left w:val="nil"/>
          <w:bottom w:val="nil"/>
          <w:right w:val="nil"/>
          <w:between w:val="nil"/>
        </w:pBdr>
        <w:spacing w:line="360" w:lineRule="auto"/>
        <w:jc w:val="both"/>
        <w:rPr>
          <w:ins w:id="606" w:author="elda perez campos" w:date="2025-07-14T23:47:00Z"/>
          <w:rFonts w:ascii="Times New Roman" w:hAnsi="Times New Roman" w:cs="Times New Roman"/>
          <w:color w:val="000000"/>
          <w:sz w:val="24"/>
          <w:szCs w:val="24"/>
          <w:rPrChange w:id="607" w:author="elda perez campos" w:date="2025-07-15T00:01:00Z">
            <w:rPr>
              <w:ins w:id="608" w:author="elda perez campos" w:date="2025-07-14T23:47:00Z"/>
            </w:rPr>
          </w:rPrChange>
        </w:rPr>
        <w:pPrChange w:id="609" w:author="elda perez campos" w:date="2025-07-15T00:01:00Z">
          <w:pPr>
            <w:pStyle w:val="Prrafodelista"/>
            <w:numPr>
              <w:numId w:val="10"/>
            </w:numPr>
            <w:pBdr>
              <w:top w:val="nil"/>
              <w:left w:val="nil"/>
              <w:bottom w:val="nil"/>
              <w:right w:val="nil"/>
              <w:between w:val="nil"/>
            </w:pBdr>
            <w:spacing w:line="360" w:lineRule="auto"/>
            <w:ind w:firstLine="273"/>
            <w:jc w:val="both"/>
          </w:pPr>
        </w:pPrChange>
      </w:pPr>
      <w:ins w:id="610" w:author="elda perez campos" w:date="2025-07-14T23:47:00Z">
        <w:r w:rsidRPr="00B2322E">
          <w:rPr>
            <w:rFonts w:ascii="Times New Roman" w:hAnsi="Times New Roman" w:cs="Times New Roman"/>
            <w:color w:val="000000"/>
            <w:sz w:val="24"/>
            <w:szCs w:val="24"/>
            <w:rPrChange w:id="611" w:author="elda perez campos" w:date="2025-07-15T00:01:00Z">
              <w:rPr/>
            </w:rPrChange>
          </w:rPr>
          <w:t>Contenido de proteínas totales</w:t>
        </w:r>
      </w:ins>
    </w:p>
    <w:p w14:paraId="62E30809" w14:textId="77777777" w:rsidR="00EB69EA" w:rsidRPr="00B2322E" w:rsidRDefault="00EB69EA" w:rsidP="00B2322E">
      <w:pPr>
        <w:pStyle w:val="Prrafodelista"/>
        <w:numPr>
          <w:ilvl w:val="0"/>
          <w:numId w:val="16"/>
        </w:numPr>
        <w:pBdr>
          <w:top w:val="nil"/>
          <w:left w:val="nil"/>
          <w:bottom w:val="nil"/>
          <w:right w:val="nil"/>
          <w:between w:val="nil"/>
        </w:pBdr>
        <w:spacing w:line="360" w:lineRule="auto"/>
        <w:jc w:val="both"/>
        <w:rPr>
          <w:ins w:id="612" w:author="elda perez campos" w:date="2025-07-14T23:47:00Z"/>
          <w:rFonts w:ascii="Times New Roman" w:hAnsi="Times New Roman" w:cs="Times New Roman"/>
          <w:color w:val="000000"/>
          <w:sz w:val="24"/>
          <w:szCs w:val="24"/>
          <w:rPrChange w:id="613" w:author="elda perez campos" w:date="2025-07-15T00:01:00Z">
            <w:rPr>
              <w:ins w:id="614" w:author="elda perez campos" w:date="2025-07-14T23:47:00Z"/>
            </w:rPr>
          </w:rPrChange>
        </w:rPr>
        <w:pPrChange w:id="615" w:author="elda perez campos" w:date="2025-07-15T00:01:00Z">
          <w:pPr>
            <w:pStyle w:val="Prrafodelista"/>
            <w:numPr>
              <w:numId w:val="10"/>
            </w:numPr>
            <w:pBdr>
              <w:top w:val="nil"/>
              <w:left w:val="nil"/>
              <w:bottom w:val="nil"/>
              <w:right w:val="nil"/>
              <w:between w:val="nil"/>
            </w:pBdr>
            <w:spacing w:line="360" w:lineRule="auto"/>
            <w:ind w:firstLine="273"/>
            <w:jc w:val="both"/>
          </w:pPr>
        </w:pPrChange>
      </w:pPr>
      <w:ins w:id="616" w:author="elda perez campos" w:date="2025-07-14T23:47:00Z">
        <w:r w:rsidRPr="00B2322E">
          <w:rPr>
            <w:rFonts w:ascii="Times New Roman" w:hAnsi="Times New Roman" w:cs="Times New Roman"/>
            <w:color w:val="000000"/>
            <w:sz w:val="24"/>
            <w:szCs w:val="24"/>
            <w:rPrChange w:id="617" w:author="elda perez campos" w:date="2025-07-15T00:01:00Z">
              <w:rPr/>
            </w:rPrChange>
          </w:rPr>
          <w:t>Contenido de aminoácidos totales</w:t>
        </w:r>
      </w:ins>
    </w:p>
    <w:p w14:paraId="3AB837E2" w14:textId="77777777" w:rsidR="00EB69EA" w:rsidRPr="00B2322E" w:rsidRDefault="00EB69EA" w:rsidP="00B2322E">
      <w:pPr>
        <w:pStyle w:val="Prrafodelista"/>
        <w:numPr>
          <w:ilvl w:val="0"/>
          <w:numId w:val="16"/>
        </w:numPr>
        <w:pBdr>
          <w:top w:val="nil"/>
          <w:left w:val="nil"/>
          <w:bottom w:val="nil"/>
          <w:right w:val="nil"/>
          <w:between w:val="nil"/>
        </w:pBdr>
        <w:spacing w:line="360" w:lineRule="auto"/>
        <w:jc w:val="both"/>
        <w:rPr>
          <w:ins w:id="618" w:author="elda perez campos" w:date="2025-07-14T23:47:00Z"/>
          <w:rFonts w:ascii="Times New Roman" w:hAnsi="Times New Roman" w:cs="Times New Roman"/>
          <w:color w:val="000000"/>
          <w:sz w:val="24"/>
          <w:szCs w:val="24"/>
          <w:rPrChange w:id="619" w:author="elda perez campos" w:date="2025-07-15T00:01:00Z">
            <w:rPr>
              <w:ins w:id="620" w:author="elda perez campos" w:date="2025-07-14T23:47:00Z"/>
            </w:rPr>
          </w:rPrChange>
        </w:rPr>
        <w:pPrChange w:id="621" w:author="elda perez campos" w:date="2025-07-15T00:01:00Z">
          <w:pPr>
            <w:pStyle w:val="Prrafodelista"/>
            <w:numPr>
              <w:numId w:val="10"/>
            </w:numPr>
            <w:pBdr>
              <w:top w:val="nil"/>
              <w:left w:val="nil"/>
              <w:bottom w:val="nil"/>
              <w:right w:val="nil"/>
              <w:between w:val="nil"/>
            </w:pBdr>
            <w:spacing w:line="360" w:lineRule="auto"/>
            <w:ind w:firstLine="273"/>
            <w:jc w:val="both"/>
          </w:pPr>
        </w:pPrChange>
      </w:pPr>
      <w:ins w:id="622" w:author="elda perez campos" w:date="2025-07-14T23:47:00Z">
        <w:r w:rsidRPr="00B2322E">
          <w:rPr>
            <w:rFonts w:ascii="Times New Roman" w:hAnsi="Times New Roman" w:cs="Times New Roman"/>
            <w:color w:val="000000"/>
            <w:sz w:val="24"/>
            <w:szCs w:val="24"/>
            <w:rPrChange w:id="623" w:author="elda perez campos" w:date="2025-07-15T00:01:00Z">
              <w:rPr/>
            </w:rPrChange>
          </w:rPr>
          <w:t>Contenido de almidón</w:t>
        </w:r>
      </w:ins>
    </w:p>
    <w:p w14:paraId="4844A12F" w14:textId="77777777" w:rsidR="00EB69EA" w:rsidRPr="00B2322E" w:rsidRDefault="00EB69EA" w:rsidP="00B2322E">
      <w:pPr>
        <w:pStyle w:val="Prrafodelista"/>
        <w:numPr>
          <w:ilvl w:val="0"/>
          <w:numId w:val="16"/>
        </w:numPr>
        <w:pBdr>
          <w:top w:val="nil"/>
          <w:left w:val="nil"/>
          <w:bottom w:val="nil"/>
          <w:right w:val="nil"/>
          <w:between w:val="nil"/>
        </w:pBdr>
        <w:spacing w:line="360" w:lineRule="auto"/>
        <w:jc w:val="both"/>
        <w:rPr>
          <w:ins w:id="624" w:author="elda perez campos" w:date="2025-07-14T23:47:00Z"/>
          <w:rFonts w:ascii="Times New Roman" w:hAnsi="Times New Roman" w:cs="Times New Roman"/>
          <w:color w:val="000000"/>
          <w:sz w:val="24"/>
          <w:szCs w:val="24"/>
          <w:rPrChange w:id="625" w:author="elda perez campos" w:date="2025-07-15T00:01:00Z">
            <w:rPr>
              <w:ins w:id="626" w:author="elda perez campos" w:date="2025-07-14T23:47:00Z"/>
            </w:rPr>
          </w:rPrChange>
        </w:rPr>
        <w:pPrChange w:id="627" w:author="elda perez campos" w:date="2025-07-15T00:01:00Z">
          <w:pPr>
            <w:pStyle w:val="Prrafodelista"/>
            <w:numPr>
              <w:numId w:val="10"/>
            </w:numPr>
            <w:pBdr>
              <w:top w:val="nil"/>
              <w:left w:val="nil"/>
              <w:bottom w:val="nil"/>
              <w:right w:val="nil"/>
              <w:between w:val="nil"/>
            </w:pBdr>
            <w:spacing w:line="360" w:lineRule="auto"/>
            <w:ind w:firstLine="273"/>
            <w:jc w:val="both"/>
          </w:pPr>
        </w:pPrChange>
      </w:pPr>
      <w:ins w:id="628" w:author="elda perez campos" w:date="2025-07-14T23:47:00Z">
        <w:r w:rsidRPr="00B2322E">
          <w:rPr>
            <w:rFonts w:ascii="Times New Roman" w:hAnsi="Times New Roman" w:cs="Times New Roman"/>
            <w:color w:val="000000"/>
            <w:sz w:val="24"/>
            <w:szCs w:val="24"/>
            <w:rPrChange w:id="629" w:author="elda perez campos" w:date="2025-07-15T00:01:00Z">
              <w:rPr/>
            </w:rPrChange>
          </w:rPr>
          <w:t>Contenido de azúcares totales</w:t>
        </w:r>
      </w:ins>
    </w:p>
    <w:p w14:paraId="0BE857E0" w14:textId="77777777" w:rsidR="00EB69EA" w:rsidRPr="00B2322E" w:rsidRDefault="00EB69EA" w:rsidP="00B2322E">
      <w:pPr>
        <w:pStyle w:val="Prrafodelista"/>
        <w:numPr>
          <w:ilvl w:val="0"/>
          <w:numId w:val="16"/>
        </w:numPr>
        <w:pBdr>
          <w:top w:val="nil"/>
          <w:left w:val="nil"/>
          <w:bottom w:val="nil"/>
          <w:right w:val="nil"/>
          <w:between w:val="nil"/>
        </w:pBdr>
        <w:spacing w:line="360" w:lineRule="auto"/>
        <w:jc w:val="both"/>
        <w:rPr>
          <w:ins w:id="630" w:author="elda perez campos" w:date="2025-07-14T23:47:00Z"/>
          <w:rFonts w:ascii="Times New Roman" w:hAnsi="Times New Roman" w:cs="Times New Roman"/>
          <w:color w:val="000000"/>
          <w:sz w:val="24"/>
          <w:szCs w:val="24"/>
          <w:rPrChange w:id="631" w:author="elda perez campos" w:date="2025-07-15T00:01:00Z">
            <w:rPr>
              <w:ins w:id="632" w:author="elda perez campos" w:date="2025-07-14T23:47:00Z"/>
            </w:rPr>
          </w:rPrChange>
        </w:rPr>
        <w:pPrChange w:id="633" w:author="elda perez campos" w:date="2025-07-15T00:01:00Z">
          <w:pPr>
            <w:pStyle w:val="Prrafodelista"/>
            <w:numPr>
              <w:numId w:val="10"/>
            </w:numPr>
            <w:pBdr>
              <w:top w:val="nil"/>
              <w:left w:val="nil"/>
              <w:bottom w:val="nil"/>
              <w:right w:val="nil"/>
              <w:between w:val="nil"/>
            </w:pBdr>
            <w:spacing w:line="360" w:lineRule="auto"/>
            <w:ind w:firstLine="273"/>
            <w:jc w:val="both"/>
          </w:pPr>
        </w:pPrChange>
      </w:pPr>
      <w:ins w:id="634" w:author="elda perez campos" w:date="2025-07-14T23:47:00Z">
        <w:r w:rsidRPr="00B2322E">
          <w:rPr>
            <w:rFonts w:ascii="Times New Roman" w:hAnsi="Times New Roman" w:cs="Times New Roman"/>
            <w:color w:val="000000"/>
            <w:sz w:val="24"/>
            <w:szCs w:val="24"/>
            <w:rPrChange w:id="635" w:author="elda perez campos" w:date="2025-07-15T00:01:00Z">
              <w:rPr/>
            </w:rPrChange>
          </w:rPr>
          <w:t>Contenido de fenoles totales</w:t>
        </w:r>
      </w:ins>
    </w:p>
    <w:p w14:paraId="4AEA62CC" w14:textId="1FE8845E" w:rsidR="002448D1" w:rsidRPr="00B2322E" w:rsidRDefault="00EB69EA" w:rsidP="00B2322E">
      <w:pPr>
        <w:pStyle w:val="Prrafodelista"/>
        <w:numPr>
          <w:ilvl w:val="0"/>
          <w:numId w:val="16"/>
        </w:numPr>
        <w:pBdr>
          <w:top w:val="nil"/>
          <w:left w:val="nil"/>
          <w:bottom w:val="nil"/>
          <w:right w:val="nil"/>
          <w:between w:val="nil"/>
        </w:pBdr>
        <w:spacing w:line="360" w:lineRule="auto"/>
        <w:jc w:val="both"/>
        <w:rPr>
          <w:rFonts w:ascii="Times New Roman" w:hAnsi="Times New Roman" w:cs="Times New Roman"/>
          <w:color w:val="000000"/>
          <w:sz w:val="24"/>
          <w:szCs w:val="24"/>
          <w:rPrChange w:id="636" w:author="elda perez campos" w:date="2025-07-15T00:01:00Z">
            <w:rPr/>
          </w:rPrChange>
        </w:rPr>
        <w:pPrChange w:id="637" w:author="elda perez campos" w:date="2025-07-15T00:01:00Z">
          <w:pPr>
            <w:spacing w:before="240" w:after="240" w:line="360" w:lineRule="auto"/>
            <w:jc w:val="both"/>
          </w:pPr>
        </w:pPrChange>
      </w:pPr>
      <w:ins w:id="638" w:author="elda perez campos" w:date="2025-07-14T23:47:00Z">
        <w:r w:rsidRPr="00B2322E">
          <w:rPr>
            <w:rFonts w:ascii="Times New Roman" w:hAnsi="Times New Roman" w:cs="Times New Roman"/>
            <w:color w:val="000000"/>
            <w:sz w:val="24"/>
            <w:szCs w:val="24"/>
            <w:rPrChange w:id="639" w:author="elda perez campos" w:date="2025-07-15T00:01:00Z">
              <w:rPr/>
            </w:rPrChange>
          </w:rPr>
          <w:t xml:space="preserve">Contenido de </w:t>
        </w:r>
        <w:proofErr w:type="spellStart"/>
        <w:r w:rsidRPr="00B2322E">
          <w:rPr>
            <w:rFonts w:ascii="Times New Roman" w:hAnsi="Times New Roman" w:cs="Times New Roman"/>
            <w:color w:val="000000"/>
            <w:sz w:val="24"/>
            <w:szCs w:val="24"/>
            <w:rPrChange w:id="640" w:author="elda perez campos" w:date="2025-07-15T00:01:00Z">
              <w:rPr/>
            </w:rPrChange>
          </w:rPr>
          <w:t>betacianinas</w:t>
        </w:r>
      </w:ins>
      <w:proofErr w:type="spellEnd"/>
    </w:p>
    <w:p w14:paraId="1CDD1277" w14:textId="149A4809" w:rsidR="002448D1" w:rsidRPr="00E85388" w:rsidDel="00EB69EA" w:rsidRDefault="00522FB2" w:rsidP="00EB69EA">
      <w:pPr>
        <w:spacing w:before="240" w:after="240" w:line="360" w:lineRule="auto"/>
        <w:ind w:left="420"/>
        <w:jc w:val="both"/>
        <w:rPr>
          <w:del w:id="641" w:author="elda perez campos" w:date="2025-07-14T23:48:00Z"/>
          <w:rFonts w:ascii="Times New Roman" w:eastAsia="Times New Roman" w:hAnsi="Times New Roman" w:cs="Times New Roman"/>
          <w:b/>
          <w:sz w:val="24"/>
          <w:szCs w:val="24"/>
        </w:rPr>
        <w:pPrChange w:id="642" w:author="elda perez campos" w:date="2025-07-14T23:48:00Z">
          <w:pPr>
            <w:spacing w:before="240" w:after="240" w:line="360" w:lineRule="auto"/>
            <w:jc w:val="both"/>
          </w:pPr>
        </w:pPrChange>
      </w:pPr>
      <w:del w:id="643" w:author="elda perez campos" w:date="2025-07-14T23:48:00Z">
        <w:r w:rsidRPr="00E85388" w:rsidDel="00EB69EA">
          <w:rPr>
            <w:rFonts w:ascii="Times New Roman" w:eastAsia="Times New Roman" w:hAnsi="Times New Roman" w:cs="Times New Roman"/>
            <w:b/>
            <w:sz w:val="24"/>
            <w:szCs w:val="24"/>
          </w:rPr>
          <w:delText>Parámetros fisiológicos</w:delText>
        </w:r>
      </w:del>
    </w:p>
    <w:p w14:paraId="681A175A" w14:textId="65BEEDDF" w:rsidR="002448D1" w:rsidRPr="00E85388" w:rsidDel="00EB69EA" w:rsidRDefault="00522FB2" w:rsidP="00EB69EA">
      <w:pPr>
        <w:spacing w:before="240" w:after="240" w:line="360" w:lineRule="auto"/>
        <w:ind w:left="420"/>
        <w:jc w:val="both"/>
        <w:rPr>
          <w:del w:id="644" w:author="elda perez campos" w:date="2025-07-14T23:48:00Z"/>
          <w:rFonts w:ascii="Times New Roman" w:eastAsia="Times New Roman" w:hAnsi="Times New Roman" w:cs="Times New Roman"/>
          <w:b/>
          <w:sz w:val="24"/>
          <w:szCs w:val="24"/>
        </w:rPr>
        <w:pPrChange w:id="645" w:author="elda perez campos" w:date="2025-07-14T23:48:00Z">
          <w:pPr>
            <w:spacing w:before="240" w:after="240" w:line="360" w:lineRule="auto"/>
            <w:ind w:left="2160" w:hanging="720"/>
            <w:jc w:val="both"/>
          </w:pPr>
        </w:pPrChange>
      </w:pPr>
      <w:del w:id="646" w:author="elda perez campos" w:date="2025-07-14T23:48:00Z">
        <w:r w:rsidRPr="00E85388" w:rsidDel="00EB69EA">
          <w:rPr>
            <w:rFonts w:ascii="Times New Roman" w:eastAsia="Times New Roman" w:hAnsi="Times New Roman" w:cs="Times New Roman"/>
            <w:b/>
            <w:sz w:val="24"/>
            <w:szCs w:val="24"/>
          </w:rPr>
          <w:delText>6.5.6</w:delText>
        </w:r>
        <w:r w:rsidRPr="00E85388" w:rsidDel="00EB69EA">
          <w:rPr>
            <w:rFonts w:ascii="Times New Roman" w:eastAsia="Times New Roman" w:hAnsi="Times New Roman" w:cs="Times New Roman"/>
            <w:sz w:val="24"/>
            <w:szCs w:val="24"/>
          </w:rPr>
          <w:delText xml:space="preserve">        </w:delText>
        </w:r>
        <w:r w:rsidRPr="00E85388" w:rsidDel="00EB69EA">
          <w:rPr>
            <w:rFonts w:ascii="Times New Roman" w:eastAsia="Times New Roman" w:hAnsi="Times New Roman" w:cs="Times New Roman"/>
            <w:b/>
            <w:sz w:val="24"/>
            <w:szCs w:val="24"/>
          </w:rPr>
          <w:delText>Altura de planta</w:delText>
        </w:r>
      </w:del>
    </w:p>
    <w:p w14:paraId="4BFEB368" w14:textId="08B80F09" w:rsidR="002448D1" w:rsidRPr="00E85388" w:rsidDel="00EB69EA" w:rsidRDefault="00522FB2" w:rsidP="00EB69EA">
      <w:pPr>
        <w:spacing w:before="240" w:after="240" w:line="360" w:lineRule="auto"/>
        <w:ind w:left="420"/>
        <w:jc w:val="both"/>
        <w:rPr>
          <w:del w:id="647" w:author="elda perez campos" w:date="2025-07-14T23:48:00Z"/>
          <w:rFonts w:ascii="Times New Roman" w:eastAsia="Times New Roman" w:hAnsi="Times New Roman" w:cs="Times New Roman"/>
          <w:sz w:val="24"/>
          <w:szCs w:val="24"/>
        </w:rPr>
        <w:pPrChange w:id="648" w:author="elda perez campos" w:date="2025-07-14T23:48:00Z">
          <w:pPr>
            <w:spacing w:before="240" w:after="240" w:line="360" w:lineRule="auto"/>
            <w:jc w:val="both"/>
          </w:pPr>
        </w:pPrChange>
      </w:pPr>
      <w:del w:id="649" w:author="elda perez campos" w:date="2025-07-14T23:48:00Z">
        <w:r w:rsidRPr="00E85388" w:rsidDel="00EB69EA">
          <w:rPr>
            <w:rFonts w:ascii="Times New Roman" w:eastAsia="Times New Roman" w:hAnsi="Times New Roman" w:cs="Times New Roman"/>
            <w:sz w:val="24"/>
            <w:szCs w:val="24"/>
          </w:rPr>
          <w:delText>La medición se</w:delText>
        </w:r>
      </w:del>
    </w:p>
    <w:p w14:paraId="05358336" w14:textId="182590AF" w:rsidR="002448D1" w:rsidRPr="00E85388" w:rsidDel="00EB69EA" w:rsidRDefault="002448D1" w:rsidP="00EB69EA">
      <w:pPr>
        <w:spacing w:line="360" w:lineRule="auto"/>
        <w:ind w:left="420"/>
        <w:jc w:val="both"/>
        <w:rPr>
          <w:del w:id="650" w:author="elda perez campos" w:date="2025-07-14T23:48:00Z"/>
          <w:rFonts w:ascii="Times New Roman" w:eastAsia="Times New Roman" w:hAnsi="Times New Roman" w:cs="Times New Roman"/>
          <w:sz w:val="24"/>
          <w:szCs w:val="24"/>
        </w:rPr>
        <w:pPrChange w:id="651" w:author="elda perez campos" w:date="2025-07-14T23:48:00Z">
          <w:pPr>
            <w:spacing w:line="256" w:lineRule="auto"/>
            <w:ind w:left="1440"/>
            <w:jc w:val="both"/>
          </w:pPr>
        </w:pPrChange>
      </w:pPr>
    </w:p>
    <w:p w14:paraId="70F76DB4" w14:textId="5F405821" w:rsidR="002448D1" w:rsidRPr="00E85388" w:rsidDel="00EB69EA" w:rsidRDefault="00522FB2" w:rsidP="00EB69EA">
      <w:pPr>
        <w:spacing w:before="240" w:after="240" w:line="360" w:lineRule="auto"/>
        <w:ind w:left="420"/>
        <w:jc w:val="both"/>
        <w:rPr>
          <w:del w:id="652" w:author="elda perez campos" w:date="2025-07-14T23:48:00Z"/>
          <w:rFonts w:ascii="Times New Roman" w:eastAsia="Times New Roman" w:hAnsi="Times New Roman" w:cs="Times New Roman"/>
          <w:sz w:val="24"/>
          <w:szCs w:val="24"/>
        </w:rPr>
        <w:pPrChange w:id="653" w:author="elda perez campos" w:date="2025-07-14T23:48:00Z">
          <w:pPr>
            <w:spacing w:before="240" w:after="240" w:line="256" w:lineRule="auto"/>
            <w:jc w:val="both"/>
          </w:pPr>
        </w:pPrChange>
      </w:pPr>
      <w:del w:id="654" w:author="elda perez campos" w:date="2025-07-14T23:48:00Z">
        <w:r w:rsidRPr="00E85388" w:rsidDel="00EB69EA">
          <w:rPr>
            <w:rFonts w:ascii="Times New Roman" w:eastAsia="Times New Roman" w:hAnsi="Times New Roman" w:cs="Times New Roman"/>
            <w:sz w:val="24"/>
            <w:szCs w:val="24"/>
          </w:rPr>
          <w:delText xml:space="preserve"> </w:delText>
        </w:r>
      </w:del>
    </w:p>
    <w:p w14:paraId="5F389058" w14:textId="3D20A502" w:rsidR="002448D1" w:rsidRPr="00E85388" w:rsidDel="00EB69EA" w:rsidRDefault="00522FB2" w:rsidP="00EB69EA">
      <w:pPr>
        <w:spacing w:before="240" w:after="240" w:line="360" w:lineRule="auto"/>
        <w:ind w:left="420"/>
        <w:jc w:val="both"/>
        <w:rPr>
          <w:del w:id="655" w:author="elda perez campos" w:date="2025-07-14T23:48:00Z"/>
          <w:rFonts w:ascii="Times New Roman" w:eastAsia="Times New Roman" w:hAnsi="Times New Roman" w:cs="Times New Roman"/>
          <w:b/>
          <w:sz w:val="24"/>
          <w:szCs w:val="24"/>
        </w:rPr>
        <w:pPrChange w:id="656" w:author="elda perez campos" w:date="2025-07-14T23:48:00Z">
          <w:pPr>
            <w:spacing w:before="240" w:after="240" w:line="360" w:lineRule="auto"/>
            <w:ind w:left="2160" w:hanging="720"/>
            <w:jc w:val="both"/>
          </w:pPr>
        </w:pPrChange>
      </w:pPr>
      <w:del w:id="657" w:author="elda perez campos" w:date="2025-07-14T23:48:00Z">
        <w:r w:rsidRPr="00E85388" w:rsidDel="00EB69EA">
          <w:rPr>
            <w:rFonts w:ascii="Times New Roman" w:eastAsia="Times New Roman" w:hAnsi="Times New Roman" w:cs="Times New Roman"/>
            <w:b/>
            <w:sz w:val="24"/>
            <w:szCs w:val="24"/>
          </w:rPr>
          <w:delText>6.5.7</w:delText>
        </w:r>
        <w:r w:rsidRPr="00E85388" w:rsidDel="00EB69EA">
          <w:rPr>
            <w:rFonts w:ascii="Times New Roman" w:eastAsia="Times New Roman" w:hAnsi="Times New Roman" w:cs="Times New Roman"/>
            <w:sz w:val="24"/>
            <w:szCs w:val="24"/>
          </w:rPr>
          <w:delText xml:space="preserve">        </w:delText>
        </w:r>
        <w:r w:rsidRPr="00E85388" w:rsidDel="00EB69EA">
          <w:rPr>
            <w:rFonts w:ascii="Times New Roman" w:eastAsia="Times New Roman" w:hAnsi="Times New Roman" w:cs="Times New Roman"/>
            <w:b/>
            <w:sz w:val="24"/>
            <w:szCs w:val="24"/>
          </w:rPr>
          <w:delText>xxxxxx</w:delText>
        </w:r>
      </w:del>
    </w:p>
    <w:p w14:paraId="180666D9" w14:textId="163964C4" w:rsidR="002448D1" w:rsidRPr="00E85388" w:rsidDel="00EB69EA" w:rsidRDefault="00522FB2" w:rsidP="00EB69EA">
      <w:pPr>
        <w:spacing w:before="240" w:after="240" w:line="360" w:lineRule="auto"/>
        <w:ind w:left="420"/>
        <w:jc w:val="both"/>
        <w:rPr>
          <w:del w:id="658" w:author="elda perez campos" w:date="2025-07-14T23:48:00Z"/>
          <w:rFonts w:ascii="Times New Roman" w:eastAsia="Times New Roman" w:hAnsi="Times New Roman" w:cs="Times New Roman"/>
          <w:sz w:val="24"/>
          <w:szCs w:val="24"/>
        </w:rPr>
        <w:pPrChange w:id="659" w:author="elda perez campos" w:date="2025-07-14T23:48:00Z">
          <w:pPr>
            <w:spacing w:before="240" w:after="240" w:line="360" w:lineRule="auto"/>
            <w:jc w:val="both"/>
          </w:pPr>
        </w:pPrChange>
      </w:pPr>
      <w:del w:id="660" w:author="elda perez campos" w:date="2025-07-14T23:48:00Z">
        <w:r w:rsidRPr="00E85388" w:rsidDel="00EB69EA">
          <w:rPr>
            <w:rFonts w:ascii="Times New Roman" w:eastAsia="Times New Roman" w:hAnsi="Times New Roman" w:cs="Times New Roman"/>
            <w:sz w:val="24"/>
            <w:szCs w:val="24"/>
          </w:rPr>
          <w:delText>La medición.</w:delText>
        </w:r>
      </w:del>
    </w:p>
    <w:p w14:paraId="48A4555E" w14:textId="77A67C5E" w:rsidR="002448D1" w:rsidRPr="00E85388" w:rsidDel="00EB69EA" w:rsidRDefault="00522FB2" w:rsidP="00EB69EA">
      <w:pPr>
        <w:spacing w:before="240" w:after="240" w:line="360" w:lineRule="auto"/>
        <w:ind w:left="420"/>
        <w:jc w:val="both"/>
        <w:rPr>
          <w:del w:id="661" w:author="elda perez campos" w:date="2025-07-14T23:48:00Z"/>
          <w:rFonts w:ascii="Times New Roman" w:eastAsia="Times New Roman" w:hAnsi="Times New Roman" w:cs="Times New Roman"/>
          <w:b/>
          <w:sz w:val="24"/>
          <w:szCs w:val="24"/>
        </w:rPr>
        <w:pPrChange w:id="662" w:author="elda perez campos" w:date="2025-07-14T23:48:00Z">
          <w:pPr>
            <w:spacing w:before="240" w:after="240" w:line="360" w:lineRule="auto"/>
            <w:ind w:left="2160" w:hanging="720"/>
            <w:jc w:val="both"/>
          </w:pPr>
        </w:pPrChange>
      </w:pPr>
      <w:del w:id="663" w:author="elda perez campos" w:date="2025-07-14T23:48:00Z">
        <w:r w:rsidRPr="00E85388" w:rsidDel="00EB69EA">
          <w:rPr>
            <w:rFonts w:ascii="Times New Roman" w:eastAsia="Times New Roman" w:hAnsi="Times New Roman" w:cs="Times New Roman"/>
            <w:b/>
            <w:sz w:val="24"/>
            <w:szCs w:val="24"/>
          </w:rPr>
          <w:delText>6.5.8</w:delText>
        </w:r>
        <w:r w:rsidRPr="00E85388" w:rsidDel="00EB69EA">
          <w:rPr>
            <w:rFonts w:ascii="Times New Roman" w:eastAsia="Times New Roman" w:hAnsi="Times New Roman" w:cs="Times New Roman"/>
            <w:sz w:val="24"/>
            <w:szCs w:val="24"/>
          </w:rPr>
          <w:delText xml:space="preserve">        </w:delText>
        </w:r>
        <w:r w:rsidRPr="00E85388" w:rsidDel="00EB69EA">
          <w:rPr>
            <w:rFonts w:ascii="Times New Roman" w:eastAsia="Times New Roman" w:hAnsi="Times New Roman" w:cs="Times New Roman"/>
            <w:b/>
            <w:sz w:val="24"/>
            <w:szCs w:val="24"/>
          </w:rPr>
          <w:delText>xxxxxxx</w:delText>
        </w:r>
      </w:del>
    </w:p>
    <w:p w14:paraId="636BDC60" w14:textId="596A1D94" w:rsidR="002448D1" w:rsidRPr="00E85388" w:rsidDel="00EB69EA" w:rsidRDefault="00522FB2" w:rsidP="00EB69EA">
      <w:pPr>
        <w:spacing w:before="240" w:after="240" w:line="360" w:lineRule="auto"/>
        <w:ind w:left="420"/>
        <w:jc w:val="both"/>
        <w:rPr>
          <w:del w:id="664" w:author="elda perez campos" w:date="2025-07-14T23:48:00Z"/>
          <w:rFonts w:ascii="Times New Roman" w:eastAsia="Times New Roman" w:hAnsi="Times New Roman" w:cs="Times New Roman"/>
          <w:sz w:val="24"/>
          <w:szCs w:val="24"/>
        </w:rPr>
        <w:pPrChange w:id="665" w:author="elda perez campos" w:date="2025-07-14T23:48:00Z">
          <w:pPr>
            <w:spacing w:before="240" w:after="240" w:line="360" w:lineRule="auto"/>
            <w:jc w:val="both"/>
          </w:pPr>
        </w:pPrChange>
      </w:pPr>
      <w:del w:id="666" w:author="elda perez campos" w:date="2025-07-14T23:48:00Z">
        <w:r w:rsidRPr="00E85388" w:rsidDel="00EB69EA">
          <w:rPr>
            <w:rFonts w:ascii="Times New Roman" w:eastAsia="Times New Roman" w:hAnsi="Times New Roman" w:cs="Times New Roman"/>
            <w:sz w:val="24"/>
            <w:szCs w:val="24"/>
          </w:rPr>
          <w:delText>Se determinará.</w:delText>
        </w:r>
      </w:del>
    </w:p>
    <w:p w14:paraId="3BF237ED" w14:textId="5978F248" w:rsidR="002448D1" w:rsidRPr="00E85388" w:rsidDel="00EB69EA" w:rsidRDefault="00522FB2" w:rsidP="00EB69EA">
      <w:pPr>
        <w:spacing w:before="240" w:after="240" w:line="360" w:lineRule="auto"/>
        <w:ind w:left="420"/>
        <w:jc w:val="both"/>
        <w:rPr>
          <w:del w:id="667" w:author="elda perez campos" w:date="2025-07-14T23:48:00Z"/>
          <w:rFonts w:ascii="Times New Roman" w:eastAsia="Times New Roman" w:hAnsi="Times New Roman" w:cs="Times New Roman"/>
          <w:b/>
          <w:sz w:val="24"/>
          <w:szCs w:val="24"/>
        </w:rPr>
        <w:pPrChange w:id="668" w:author="elda perez campos" w:date="2025-07-14T23:48:00Z">
          <w:pPr>
            <w:spacing w:before="240" w:after="240" w:line="360" w:lineRule="auto"/>
            <w:jc w:val="both"/>
          </w:pPr>
        </w:pPrChange>
      </w:pPr>
      <w:del w:id="669" w:author="elda perez campos" w:date="2025-07-14T23:48:00Z">
        <w:r w:rsidRPr="00E85388" w:rsidDel="00EB69EA">
          <w:rPr>
            <w:rFonts w:ascii="Times New Roman" w:eastAsia="Times New Roman" w:hAnsi="Times New Roman" w:cs="Times New Roman"/>
            <w:b/>
            <w:sz w:val="24"/>
            <w:szCs w:val="24"/>
          </w:rPr>
          <w:delText>Indicadores de rendimiento</w:delText>
        </w:r>
      </w:del>
    </w:p>
    <w:p w14:paraId="56584BE6" w14:textId="769C427B" w:rsidR="002448D1" w:rsidRPr="00E85388" w:rsidDel="00EB69EA" w:rsidRDefault="00522FB2" w:rsidP="00EB69EA">
      <w:pPr>
        <w:spacing w:before="240" w:after="240" w:line="360" w:lineRule="auto"/>
        <w:ind w:left="420"/>
        <w:jc w:val="both"/>
        <w:rPr>
          <w:del w:id="670" w:author="elda perez campos" w:date="2025-07-14T23:48:00Z"/>
          <w:rFonts w:ascii="Times New Roman" w:eastAsia="Times New Roman" w:hAnsi="Times New Roman" w:cs="Times New Roman"/>
          <w:b/>
          <w:sz w:val="24"/>
          <w:szCs w:val="24"/>
        </w:rPr>
        <w:pPrChange w:id="671" w:author="elda perez campos" w:date="2025-07-14T23:48:00Z">
          <w:pPr>
            <w:spacing w:before="240" w:after="240" w:line="360" w:lineRule="auto"/>
            <w:ind w:left="2160" w:hanging="720"/>
            <w:jc w:val="both"/>
          </w:pPr>
        </w:pPrChange>
      </w:pPr>
      <w:del w:id="672" w:author="elda perez campos" w:date="2025-07-14T23:48:00Z">
        <w:r w:rsidRPr="00E85388" w:rsidDel="00EB69EA">
          <w:rPr>
            <w:rFonts w:ascii="Times New Roman" w:eastAsia="Times New Roman" w:hAnsi="Times New Roman" w:cs="Times New Roman"/>
            <w:b/>
            <w:sz w:val="24"/>
            <w:szCs w:val="24"/>
          </w:rPr>
          <w:delText>6.5.9</w:delText>
        </w:r>
        <w:r w:rsidRPr="00E85388" w:rsidDel="00EB69EA">
          <w:rPr>
            <w:rFonts w:ascii="Times New Roman" w:eastAsia="Times New Roman" w:hAnsi="Times New Roman" w:cs="Times New Roman"/>
            <w:sz w:val="24"/>
            <w:szCs w:val="24"/>
          </w:rPr>
          <w:delText xml:space="preserve">        </w:delText>
        </w:r>
        <w:r w:rsidRPr="00E85388" w:rsidDel="00EB69EA">
          <w:rPr>
            <w:rFonts w:ascii="Times New Roman" w:eastAsia="Times New Roman" w:hAnsi="Times New Roman" w:cs="Times New Roman"/>
            <w:b/>
            <w:sz w:val="24"/>
            <w:szCs w:val="24"/>
          </w:rPr>
          <w:delText>xxxxxx</w:delText>
        </w:r>
      </w:del>
    </w:p>
    <w:p w14:paraId="1464975D" w14:textId="5A74885A" w:rsidR="002448D1" w:rsidRPr="00E85388" w:rsidDel="00EB69EA" w:rsidRDefault="00522FB2" w:rsidP="00EB69EA">
      <w:pPr>
        <w:spacing w:before="240" w:after="240" w:line="360" w:lineRule="auto"/>
        <w:ind w:left="420"/>
        <w:jc w:val="both"/>
        <w:rPr>
          <w:del w:id="673" w:author="elda perez campos" w:date="2025-07-14T23:48:00Z"/>
          <w:rFonts w:ascii="Times New Roman" w:eastAsia="Times New Roman" w:hAnsi="Times New Roman" w:cs="Times New Roman"/>
          <w:sz w:val="24"/>
          <w:szCs w:val="24"/>
        </w:rPr>
        <w:pPrChange w:id="674" w:author="elda perez campos" w:date="2025-07-14T23:48:00Z">
          <w:pPr>
            <w:spacing w:before="240" w:after="240" w:line="360" w:lineRule="auto"/>
            <w:jc w:val="both"/>
          </w:pPr>
        </w:pPrChange>
      </w:pPr>
      <w:del w:id="675" w:author="elda perez campos" w:date="2025-07-14T23:48:00Z">
        <w:r w:rsidRPr="00E85388" w:rsidDel="00EB69EA">
          <w:rPr>
            <w:rFonts w:ascii="Times New Roman" w:eastAsia="Times New Roman" w:hAnsi="Times New Roman" w:cs="Times New Roman"/>
            <w:sz w:val="24"/>
            <w:szCs w:val="24"/>
          </w:rPr>
          <w:delText>Se evaluará.</w:delText>
        </w:r>
      </w:del>
    </w:p>
    <w:p w14:paraId="720F9855" w14:textId="0D821D8D" w:rsidR="002448D1" w:rsidRPr="00E85388" w:rsidDel="00EB69EA" w:rsidRDefault="00522FB2" w:rsidP="00EB69EA">
      <w:pPr>
        <w:spacing w:before="240" w:after="240" w:line="360" w:lineRule="auto"/>
        <w:ind w:left="420"/>
        <w:jc w:val="both"/>
        <w:rPr>
          <w:del w:id="676" w:author="elda perez campos" w:date="2025-07-14T23:48:00Z"/>
          <w:rFonts w:ascii="Times New Roman" w:eastAsia="Times New Roman" w:hAnsi="Times New Roman" w:cs="Times New Roman"/>
          <w:b/>
          <w:sz w:val="24"/>
          <w:szCs w:val="24"/>
        </w:rPr>
        <w:pPrChange w:id="677" w:author="elda perez campos" w:date="2025-07-14T23:48:00Z">
          <w:pPr>
            <w:spacing w:before="240" w:after="240" w:line="360" w:lineRule="auto"/>
            <w:ind w:left="2160" w:hanging="720"/>
            <w:jc w:val="both"/>
          </w:pPr>
        </w:pPrChange>
      </w:pPr>
      <w:del w:id="678" w:author="elda perez campos" w:date="2025-07-14T23:48:00Z">
        <w:r w:rsidRPr="00E85388" w:rsidDel="00EB69EA">
          <w:rPr>
            <w:rFonts w:ascii="Times New Roman" w:eastAsia="Times New Roman" w:hAnsi="Times New Roman" w:cs="Times New Roman"/>
            <w:b/>
            <w:sz w:val="24"/>
            <w:szCs w:val="24"/>
          </w:rPr>
          <w:delText>6.5.10</w:delText>
        </w:r>
        <w:r w:rsidRPr="00E85388" w:rsidDel="00EB69EA">
          <w:rPr>
            <w:rFonts w:ascii="Times New Roman" w:eastAsia="Times New Roman" w:hAnsi="Times New Roman" w:cs="Times New Roman"/>
            <w:sz w:val="24"/>
            <w:szCs w:val="24"/>
          </w:rPr>
          <w:tab/>
        </w:r>
        <w:r w:rsidRPr="00E85388" w:rsidDel="00EB69EA">
          <w:rPr>
            <w:rFonts w:ascii="Times New Roman" w:eastAsia="Times New Roman" w:hAnsi="Times New Roman" w:cs="Times New Roman"/>
            <w:b/>
            <w:sz w:val="24"/>
            <w:szCs w:val="24"/>
          </w:rPr>
          <w:delText>Xxxxx</w:delText>
        </w:r>
      </w:del>
    </w:p>
    <w:p w14:paraId="5B53F501" w14:textId="0F1B5929" w:rsidR="002448D1" w:rsidRPr="00E85388" w:rsidDel="00EB69EA" w:rsidRDefault="00522FB2" w:rsidP="00EB69EA">
      <w:pPr>
        <w:spacing w:before="240" w:after="240" w:line="360" w:lineRule="auto"/>
        <w:ind w:left="420"/>
        <w:jc w:val="both"/>
        <w:rPr>
          <w:del w:id="679" w:author="elda perez campos" w:date="2025-07-14T23:48:00Z"/>
          <w:rFonts w:ascii="Times New Roman" w:eastAsia="Times New Roman" w:hAnsi="Times New Roman" w:cs="Times New Roman"/>
          <w:sz w:val="24"/>
          <w:szCs w:val="24"/>
        </w:rPr>
        <w:pPrChange w:id="680" w:author="elda perez campos" w:date="2025-07-14T23:48:00Z">
          <w:pPr>
            <w:spacing w:before="240" w:after="240" w:line="360" w:lineRule="auto"/>
            <w:jc w:val="both"/>
          </w:pPr>
        </w:pPrChange>
      </w:pPr>
      <w:del w:id="681" w:author="elda perez campos" w:date="2025-07-14T23:48:00Z">
        <w:r w:rsidRPr="00E85388" w:rsidDel="00EB69EA">
          <w:rPr>
            <w:rFonts w:ascii="Times New Roman" w:eastAsia="Times New Roman" w:hAnsi="Times New Roman" w:cs="Times New Roman"/>
            <w:sz w:val="24"/>
            <w:szCs w:val="24"/>
          </w:rPr>
          <w:delText>De manera visual se contará el.</w:delText>
        </w:r>
      </w:del>
    </w:p>
    <w:p w14:paraId="3EEB1895" w14:textId="0119F886" w:rsidR="002448D1" w:rsidRPr="00E85388" w:rsidDel="00EB69EA" w:rsidRDefault="00522FB2" w:rsidP="00EB69EA">
      <w:pPr>
        <w:spacing w:before="240" w:after="240" w:line="360" w:lineRule="auto"/>
        <w:ind w:left="420"/>
        <w:jc w:val="both"/>
        <w:rPr>
          <w:del w:id="682" w:author="elda perez campos" w:date="2025-07-14T23:48:00Z"/>
          <w:rFonts w:ascii="Times New Roman" w:eastAsia="Times New Roman" w:hAnsi="Times New Roman" w:cs="Times New Roman"/>
          <w:b/>
          <w:sz w:val="24"/>
          <w:szCs w:val="24"/>
        </w:rPr>
        <w:pPrChange w:id="683" w:author="elda perez campos" w:date="2025-07-14T23:48:00Z">
          <w:pPr>
            <w:spacing w:before="240" w:after="240" w:line="360" w:lineRule="auto"/>
            <w:ind w:left="2160" w:hanging="720"/>
            <w:jc w:val="both"/>
          </w:pPr>
        </w:pPrChange>
      </w:pPr>
      <w:del w:id="684" w:author="elda perez campos" w:date="2025-07-14T23:48:00Z">
        <w:r w:rsidRPr="00E85388" w:rsidDel="00EB69EA">
          <w:rPr>
            <w:rFonts w:ascii="Times New Roman" w:eastAsia="Times New Roman" w:hAnsi="Times New Roman" w:cs="Times New Roman"/>
            <w:b/>
            <w:sz w:val="24"/>
            <w:szCs w:val="24"/>
          </w:rPr>
          <w:delText>6.5.11</w:delText>
        </w:r>
        <w:r w:rsidRPr="00E85388" w:rsidDel="00EB69EA">
          <w:rPr>
            <w:rFonts w:ascii="Times New Roman" w:eastAsia="Times New Roman" w:hAnsi="Times New Roman" w:cs="Times New Roman"/>
            <w:sz w:val="24"/>
            <w:szCs w:val="24"/>
          </w:rPr>
          <w:tab/>
        </w:r>
        <w:r w:rsidRPr="00E85388" w:rsidDel="00EB69EA">
          <w:rPr>
            <w:rFonts w:ascii="Times New Roman" w:eastAsia="Times New Roman" w:hAnsi="Times New Roman" w:cs="Times New Roman"/>
            <w:b/>
            <w:sz w:val="24"/>
            <w:szCs w:val="24"/>
          </w:rPr>
          <w:delText>Xxxx</w:delText>
        </w:r>
      </w:del>
    </w:p>
    <w:p w14:paraId="5C1AD136" w14:textId="665DA23C" w:rsidR="002448D1" w:rsidRPr="00E85388" w:rsidDel="00EB69EA" w:rsidRDefault="00522FB2" w:rsidP="00EB69EA">
      <w:pPr>
        <w:spacing w:before="240" w:after="240" w:line="360" w:lineRule="auto"/>
        <w:ind w:left="420"/>
        <w:jc w:val="both"/>
        <w:rPr>
          <w:del w:id="685" w:author="elda perez campos" w:date="2025-07-14T23:48:00Z"/>
          <w:rFonts w:ascii="Times New Roman" w:eastAsia="Times New Roman" w:hAnsi="Times New Roman" w:cs="Times New Roman"/>
          <w:sz w:val="24"/>
          <w:szCs w:val="24"/>
        </w:rPr>
        <w:pPrChange w:id="686" w:author="elda perez campos" w:date="2025-07-14T23:48:00Z">
          <w:pPr>
            <w:spacing w:before="240" w:after="240" w:line="360" w:lineRule="auto"/>
            <w:jc w:val="both"/>
          </w:pPr>
        </w:pPrChange>
      </w:pPr>
      <w:del w:id="687" w:author="elda perez campos" w:date="2025-07-14T23:48:00Z">
        <w:r w:rsidRPr="00E85388" w:rsidDel="00EB69EA">
          <w:rPr>
            <w:rFonts w:ascii="Times New Roman" w:eastAsia="Times New Roman" w:hAnsi="Times New Roman" w:cs="Times New Roman"/>
            <w:sz w:val="24"/>
            <w:szCs w:val="24"/>
          </w:rPr>
          <w:delText>Después de la cosecha se.</w:delText>
        </w:r>
      </w:del>
    </w:p>
    <w:p w14:paraId="0BD8F098" w14:textId="77777777" w:rsidR="002448D1" w:rsidRPr="00E85388" w:rsidRDefault="00522FB2" w:rsidP="00EB69EA">
      <w:pPr>
        <w:pStyle w:val="Ttulo2"/>
        <w:keepNext w:val="0"/>
        <w:keepLines w:val="0"/>
        <w:spacing w:before="360" w:after="80" w:line="360" w:lineRule="auto"/>
        <w:ind w:left="420"/>
        <w:jc w:val="both"/>
        <w:pPrChange w:id="688" w:author="elda perez campos" w:date="2025-07-14T23:48:00Z">
          <w:pPr>
            <w:pStyle w:val="Ttulo2"/>
            <w:keepNext w:val="0"/>
            <w:keepLines w:val="0"/>
            <w:spacing w:before="360" w:after="80" w:line="360" w:lineRule="auto"/>
            <w:ind w:left="840" w:hanging="420"/>
            <w:jc w:val="both"/>
          </w:pPr>
        </w:pPrChange>
      </w:pPr>
      <w:bookmarkStart w:id="689" w:name="_bpxgmc5l3x8t" w:colFirst="0" w:colLast="0"/>
      <w:bookmarkEnd w:id="689"/>
      <w:r w:rsidRPr="00E85388">
        <w:t>6.6</w:t>
      </w:r>
      <w:r w:rsidRPr="00E85388">
        <w:rPr>
          <w:b w:val="0"/>
        </w:rPr>
        <w:t xml:space="preserve">    </w:t>
      </w:r>
      <w:r w:rsidRPr="00E85388">
        <w:t>Cronograma</w:t>
      </w:r>
    </w:p>
    <w:p w14:paraId="1C92A0E2" w14:textId="6DAB24AF" w:rsidR="002448D1" w:rsidRPr="00E85388" w:rsidRDefault="00522FB2" w:rsidP="006F3F1E">
      <w:pPr>
        <w:spacing w:before="240" w:after="240" w:line="360" w:lineRule="auto"/>
        <w:ind w:firstLine="420"/>
        <w:rPr>
          <w:rFonts w:ascii="Times New Roman" w:hAnsi="Times New Roman" w:cs="Times New Roman"/>
          <w:sz w:val="24"/>
          <w:szCs w:val="24"/>
        </w:rPr>
        <w:pPrChange w:id="690" w:author="elda perez campos" w:date="2025-07-15T00:53:00Z">
          <w:pPr>
            <w:spacing w:before="240" w:after="240"/>
          </w:pPr>
        </w:pPrChange>
      </w:pPr>
      <w:r w:rsidRPr="001B0B21">
        <w:rPr>
          <w:rFonts w:ascii="Times New Roman" w:eastAsia="Times New Roman" w:hAnsi="Times New Roman" w:cs="Times New Roman"/>
          <w:b/>
          <w:bCs/>
          <w:sz w:val="24"/>
          <w:szCs w:val="24"/>
          <w:rPrChange w:id="691" w:author="elda perez campos" w:date="2025-07-14T22:54:00Z">
            <w:rPr>
              <w:rFonts w:ascii="Times New Roman" w:eastAsia="Times New Roman" w:hAnsi="Times New Roman" w:cs="Times New Roman"/>
              <w:sz w:val="24"/>
              <w:szCs w:val="24"/>
            </w:rPr>
          </w:rPrChange>
        </w:rPr>
        <w:t>Tabla</w:t>
      </w:r>
      <w:ins w:id="692" w:author="elda perez campos" w:date="2025-07-14T22:54:00Z">
        <w:r w:rsidR="001B0B21" w:rsidRPr="001B0B21">
          <w:rPr>
            <w:rFonts w:ascii="Times New Roman" w:eastAsia="Times New Roman" w:hAnsi="Times New Roman" w:cs="Times New Roman"/>
            <w:b/>
            <w:bCs/>
            <w:sz w:val="24"/>
            <w:szCs w:val="24"/>
            <w:rPrChange w:id="693" w:author="elda perez campos" w:date="2025-07-14T22:54:00Z">
              <w:rPr>
                <w:rFonts w:ascii="Times New Roman" w:eastAsia="Times New Roman" w:hAnsi="Times New Roman" w:cs="Times New Roman"/>
                <w:sz w:val="24"/>
                <w:szCs w:val="24"/>
              </w:rPr>
            </w:rPrChange>
          </w:rPr>
          <w:t xml:space="preserve"> </w:t>
        </w:r>
      </w:ins>
      <w:del w:id="694" w:author="elda perez campos" w:date="2025-07-14T22:54:00Z">
        <w:r w:rsidRPr="00E85388" w:rsidDel="001B0B21">
          <w:rPr>
            <w:rFonts w:ascii="Times New Roman" w:eastAsia="Times New Roman" w:hAnsi="Times New Roman" w:cs="Times New Roman"/>
            <w:sz w:val="24"/>
            <w:szCs w:val="24"/>
          </w:rPr>
          <w:delText xml:space="preserve"> :</w:delText>
        </w:r>
      </w:del>
      <w:ins w:id="695" w:author="elda perez campos" w:date="2025-07-14T22:54:00Z">
        <w:r w:rsidR="001B0B21" w:rsidRPr="001B0B21">
          <w:rPr>
            <w:rFonts w:ascii="Times New Roman" w:eastAsia="Times New Roman" w:hAnsi="Times New Roman" w:cs="Times New Roman"/>
            <w:b/>
            <w:bCs/>
            <w:sz w:val="24"/>
            <w:szCs w:val="24"/>
          </w:rPr>
          <w:t>03</w:t>
        </w:r>
        <w:r w:rsidR="001B0B21" w:rsidRPr="00E85388">
          <w:rPr>
            <w:rFonts w:ascii="Times New Roman" w:eastAsia="Times New Roman" w:hAnsi="Times New Roman" w:cs="Times New Roman"/>
            <w:sz w:val="24"/>
            <w:szCs w:val="24"/>
          </w:rPr>
          <w:t>:</w:t>
        </w:r>
      </w:ins>
      <w:r w:rsidRPr="00E85388">
        <w:rPr>
          <w:rFonts w:ascii="Times New Roman" w:eastAsia="Times New Roman" w:hAnsi="Times New Roman" w:cs="Times New Roman"/>
          <w:sz w:val="24"/>
          <w:szCs w:val="24"/>
        </w:rPr>
        <w:t xml:space="preserve"> </w:t>
      </w:r>
      <w:r w:rsidRPr="001B0B21">
        <w:rPr>
          <w:rFonts w:ascii="Times New Roman" w:eastAsia="Times New Roman" w:hAnsi="Times New Roman" w:cs="Times New Roman"/>
          <w:i/>
          <w:iCs/>
          <w:sz w:val="24"/>
          <w:szCs w:val="24"/>
          <w:rPrChange w:id="696" w:author="elda perez campos" w:date="2025-07-14T22:55:00Z">
            <w:rPr>
              <w:rFonts w:ascii="Times New Roman" w:eastAsia="Times New Roman" w:hAnsi="Times New Roman" w:cs="Times New Roman"/>
              <w:sz w:val="24"/>
              <w:szCs w:val="24"/>
            </w:rPr>
          </w:rPrChange>
        </w:rPr>
        <w:t>Periodo del tiempo en el que se realizará la investigación.</w:t>
      </w:r>
    </w:p>
    <w:tbl>
      <w:tblPr>
        <w:tblStyle w:val="Tablaconcuadrcula"/>
        <w:tblW w:w="8502" w:type="dxa"/>
        <w:tblLayout w:type="fixed"/>
        <w:tblLook w:val="0600" w:firstRow="0" w:lastRow="0" w:firstColumn="0" w:lastColumn="0" w:noHBand="1" w:noVBand="1"/>
      </w:tblPr>
      <w:tblGrid>
        <w:gridCol w:w="4105"/>
        <w:gridCol w:w="1387"/>
        <w:gridCol w:w="1505"/>
        <w:gridCol w:w="1505"/>
      </w:tblGrid>
      <w:tr w:rsidR="002448D1" w:rsidRPr="00E85388" w14:paraId="71B112C0" w14:textId="77777777" w:rsidTr="00BB4AAC">
        <w:trPr>
          <w:trHeight w:val="270"/>
        </w:trPr>
        <w:tc>
          <w:tcPr>
            <w:tcW w:w="4103" w:type="dxa"/>
            <w:vMerge w:val="restart"/>
          </w:tcPr>
          <w:p w14:paraId="4032B147" w14:textId="77777777" w:rsidR="002448D1" w:rsidRPr="00E85388" w:rsidRDefault="00522FB2" w:rsidP="00060676">
            <w:pPr>
              <w:spacing w:line="360" w:lineRule="auto"/>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Etapas</w:t>
            </w:r>
          </w:p>
        </w:tc>
        <w:tc>
          <w:tcPr>
            <w:tcW w:w="1387" w:type="dxa"/>
            <w:vMerge w:val="restart"/>
          </w:tcPr>
          <w:p w14:paraId="73C7CCF4" w14:textId="77777777" w:rsidR="002448D1" w:rsidRPr="00E85388" w:rsidRDefault="00522FB2" w:rsidP="00060676">
            <w:pPr>
              <w:spacing w:line="360" w:lineRule="auto"/>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Duración</w:t>
            </w:r>
          </w:p>
        </w:tc>
        <w:tc>
          <w:tcPr>
            <w:tcW w:w="3010" w:type="dxa"/>
            <w:gridSpan w:val="2"/>
          </w:tcPr>
          <w:p w14:paraId="530E9683" w14:textId="77777777" w:rsidR="002448D1" w:rsidRPr="00E85388" w:rsidRDefault="00522FB2" w:rsidP="00060676">
            <w:pPr>
              <w:spacing w:line="360" w:lineRule="auto"/>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Periodo</w:t>
            </w:r>
          </w:p>
        </w:tc>
      </w:tr>
      <w:tr w:rsidR="002448D1" w:rsidRPr="00E85388" w14:paraId="2327FE38" w14:textId="77777777" w:rsidTr="00BB4AAC">
        <w:trPr>
          <w:trHeight w:val="270"/>
        </w:trPr>
        <w:tc>
          <w:tcPr>
            <w:tcW w:w="4103" w:type="dxa"/>
            <w:vMerge/>
          </w:tcPr>
          <w:p w14:paraId="312956EC" w14:textId="77777777" w:rsidR="002448D1" w:rsidRPr="00E85388" w:rsidRDefault="002448D1" w:rsidP="00060676">
            <w:pPr>
              <w:spacing w:before="240" w:after="240" w:line="360" w:lineRule="auto"/>
              <w:jc w:val="both"/>
              <w:rPr>
                <w:rFonts w:ascii="Times New Roman" w:eastAsia="Times New Roman" w:hAnsi="Times New Roman" w:cs="Times New Roman"/>
                <w:sz w:val="24"/>
                <w:szCs w:val="24"/>
              </w:rPr>
            </w:pPr>
          </w:p>
        </w:tc>
        <w:tc>
          <w:tcPr>
            <w:tcW w:w="1387" w:type="dxa"/>
            <w:vMerge/>
          </w:tcPr>
          <w:p w14:paraId="19F8694A" w14:textId="77777777" w:rsidR="002448D1" w:rsidRPr="00E85388" w:rsidRDefault="002448D1" w:rsidP="00060676">
            <w:pPr>
              <w:spacing w:before="240" w:after="240" w:line="360" w:lineRule="auto"/>
              <w:jc w:val="both"/>
              <w:rPr>
                <w:rFonts w:ascii="Times New Roman" w:eastAsia="Times New Roman" w:hAnsi="Times New Roman" w:cs="Times New Roman"/>
                <w:sz w:val="24"/>
                <w:szCs w:val="24"/>
              </w:rPr>
            </w:pPr>
          </w:p>
        </w:tc>
        <w:tc>
          <w:tcPr>
            <w:tcW w:w="1505" w:type="dxa"/>
          </w:tcPr>
          <w:p w14:paraId="69EBEF48" w14:textId="77777777" w:rsidR="002448D1" w:rsidRPr="00E85388" w:rsidRDefault="00522FB2" w:rsidP="00060676">
            <w:pPr>
              <w:spacing w:line="360" w:lineRule="auto"/>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Inicio</w:t>
            </w:r>
          </w:p>
        </w:tc>
        <w:tc>
          <w:tcPr>
            <w:tcW w:w="1505" w:type="dxa"/>
          </w:tcPr>
          <w:p w14:paraId="1B478E3A" w14:textId="77777777" w:rsidR="002448D1" w:rsidRPr="00E85388" w:rsidRDefault="00522FB2" w:rsidP="00060676">
            <w:pPr>
              <w:spacing w:line="360" w:lineRule="auto"/>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Fin</w:t>
            </w:r>
          </w:p>
        </w:tc>
      </w:tr>
      <w:tr w:rsidR="002448D1" w:rsidRPr="00E85388" w14:paraId="78188707" w14:textId="77777777" w:rsidTr="00BB4AAC">
        <w:trPr>
          <w:trHeight w:val="255"/>
        </w:trPr>
        <w:tc>
          <w:tcPr>
            <w:tcW w:w="4103" w:type="dxa"/>
          </w:tcPr>
          <w:p w14:paraId="50507832" w14:textId="77777777" w:rsidR="002448D1" w:rsidRPr="00E85388" w:rsidRDefault="00522FB2" w:rsidP="00060676">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Revisión y aprobación del proyecto.</w:t>
            </w:r>
          </w:p>
        </w:tc>
        <w:tc>
          <w:tcPr>
            <w:tcW w:w="1387" w:type="dxa"/>
          </w:tcPr>
          <w:p w14:paraId="3A1FE570" w14:textId="77777777" w:rsidR="002448D1" w:rsidRPr="00E85388" w:rsidRDefault="00522FB2" w:rsidP="00060676">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 xml:space="preserve"> 1 mes</w:t>
            </w:r>
          </w:p>
        </w:tc>
        <w:tc>
          <w:tcPr>
            <w:tcW w:w="1505" w:type="dxa"/>
          </w:tcPr>
          <w:p w14:paraId="74B1DA44" w14:textId="77777777" w:rsidR="002448D1" w:rsidRPr="00E85388" w:rsidRDefault="00522FB2" w:rsidP="00060676">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28/04/2025</w:t>
            </w:r>
          </w:p>
        </w:tc>
        <w:tc>
          <w:tcPr>
            <w:tcW w:w="1505" w:type="dxa"/>
          </w:tcPr>
          <w:p w14:paraId="660F6813" w14:textId="77777777" w:rsidR="002448D1" w:rsidRPr="00E85388" w:rsidRDefault="00522FB2" w:rsidP="00060676">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28/07/2025</w:t>
            </w:r>
          </w:p>
        </w:tc>
      </w:tr>
      <w:tr w:rsidR="002448D1" w:rsidRPr="00E85388" w14:paraId="19689C0B" w14:textId="77777777" w:rsidTr="00BB4AAC">
        <w:trPr>
          <w:trHeight w:val="255"/>
        </w:trPr>
        <w:tc>
          <w:tcPr>
            <w:tcW w:w="4103" w:type="dxa"/>
          </w:tcPr>
          <w:p w14:paraId="6001077C" w14:textId="77777777" w:rsidR="002448D1" w:rsidRPr="00E85388" w:rsidRDefault="00522FB2" w:rsidP="00060676">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Elaboración del informe.</w:t>
            </w:r>
          </w:p>
        </w:tc>
        <w:tc>
          <w:tcPr>
            <w:tcW w:w="1387" w:type="dxa"/>
          </w:tcPr>
          <w:p w14:paraId="22890846" w14:textId="77777777" w:rsidR="002448D1" w:rsidRPr="00E85388" w:rsidRDefault="00522FB2" w:rsidP="00060676">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15 día</w:t>
            </w:r>
          </w:p>
        </w:tc>
        <w:tc>
          <w:tcPr>
            <w:tcW w:w="1505" w:type="dxa"/>
          </w:tcPr>
          <w:p w14:paraId="7E0F324D" w14:textId="77777777" w:rsidR="002448D1" w:rsidRPr="00E85388" w:rsidRDefault="00522FB2" w:rsidP="00060676">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08/08/2025</w:t>
            </w:r>
          </w:p>
        </w:tc>
        <w:tc>
          <w:tcPr>
            <w:tcW w:w="1505" w:type="dxa"/>
          </w:tcPr>
          <w:p w14:paraId="2809C21D" w14:textId="77777777" w:rsidR="002448D1" w:rsidRPr="00E85388" w:rsidRDefault="00522FB2" w:rsidP="00060676">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23/08/2025</w:t>
            </w:r>
          </w:p>
        </w:tc>
      </w:tr>
      <w:tr w:rsidR="002448D1" w:rsidRPr="00E85388" w14:paraId="24051047" w14:textId="77777777" w:rsidTr="00BB4AAC">
        <w:trPr>
          <w:trHeight w:val="255"/>
        </w:trPr>
        <w:tc>
          <w:tcPr>
            <w:tcW w:w="4103" w:type="dxa"/>
          </w:tcPr>
          <w:p w14:paraId="5D370CBD" w14:textId="77777777" w:rsidR="002448D1" w:rsidRPr="00E85388" w:rsidRDefault="00522FB2" w:rsidP="00060676">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Revisión y corrección del informe.</w:t>
            </w:r>
          </w:p>
        </w:tc>
        <w:tc>
          <w:tcPr>
            <w:tcW w:w="1387" w:type="dxa"/>
          </w:tcPr>
          <w:p w14:paraId="23F09816" w14:textId="77777777" w:rsidR="002448D1" w:rsidRPr="00E85388" w:rsidRDefault="00522FB2" w:rsidP="00060676">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1 mes</w:t>
            </w:r>
          </w:p>
        </w:tc>
        <w:tc>
          <w:tcPr>
            <w:tcW w:w="1505" w:type="dxa"/>
          </w:tcPr>
          <w:p w14:paraId="60074D45" w14:textId="77777777" w:rsidR="002448D1" w:rsidRPr="00E85388" w:rsidRDefault="00522FB2" w:rsidP="00060676">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09/07/2025</w:t>
            </w:r>
          </w:p>
        </w:tc>
        <w:tc>
          <w:tcPr>
            <w:tcW w:w="1505" w:type="dxa"/>
          </w:tcPr>
          <w:p w14:paraId="132C42A3" w14:textId="77777777" w:rsidR="002448D1" w:rsidRPr="00E85388" w:rsidRDefault="00522FB2" w:rsidP="00060676">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09/08/2025</w:t>
            </w:r>
          </w:p>
        </w:tc>
      </w:tr>
      <w:tr w:rsidR="002448D1" w:rsidRPr="00E85388" w14:paraId="180426A8" w14:textId="77777777" w:rsidTr="00BB4AAC">
        <w:trPr>
          <w:trHeight w:val="765"/>
        </w:trPr>
        <w:tc>
          <w:tcPr>
            <w:tcW w:w="4103" w:type="dxa"/>
          </w:tcPr>
          <w:p w14:paraId="714E3BF2" w14:textId="77777777" w:rsidR="002448D1" w:rsidRPr="00E85388" w:rsidRDefault="00522FB2" w:rsidP="00060676">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lastRenderedPageBreak/>
              <w:t>Establecimiento de la parcela, evaluación de variables y recolección de datos.</w:t>
            </w:r>
          </w:p>
        </w:tc>
        <w:tc>
          <w:tcPr>
            <w:tcW w:w="1387" w:type="dxa"/>
          </w:tcPr>
          <w:p w14:paraId="615EB00B" w14:textId="77777777" w:rsidR="002448D1" w:rsidRPr="00E85388" w:rsidRDefault="00522FB2" w:rsidP="00060676">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3 meses</w:t>
            </w:r>
          </w:p>
        </w:tc>
        <w:tc>
          <w:tcPr>
            <w:tcW w:w="1505" w:type="dxa"/>
          </w:tcPr>
          <w:p w14:paraId="08947D07" w14:textId="77777777" w:rsidR="002448D1" w:rsidRPr="00E85388" w:rsidRDefault="00522FB2" w:rsidP="00060676">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1/01/2026</w:t>
            </w:r>
          </w:p>
        </w:tc>
        <w:tc>
          <w:tcPr>
            <w:tcW w:w="1505" w:type="dxa"/>
          </w:tcPr>
          <w:p w14:paraId="438D1FA7" w14:textId="77777777" w:rsidR="002448D1" w:rsidRPr="00E85388" w:rsidRDefault="00522FB2" w:rsidP="00060676">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28/03/2026</w:t>
            </w:r>
          </w:p>
        </w:tc>
      </w:tr>
      <w:tr w:rsidR="002448D1" w:rsidRPr="00E85388" w14:paraId="16ADB078" w14:textId="77777777" w:rsidTr="00BB4AAC">
        <w:trPr>
          <w:trHeight w:val="255"/>
        </w:trPr>
        <w:tc>
          <w:tcPr>
            <w:tcW w:w="4103" w:type="dxa"/>
          </w:tcPr>
          <w:p w14:paraId="724BBE77" w14:textId="77777777" w:rsidR="002448D1" w:rsidRPr="00E85388" w:rsidRDefault="00522FB2" w:rsidP="00060676">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Análisis de datos.</w:t>
            </w:r>
          </w:p>
        </w:tc>
        <w:tc>
          <w:tcPr>
            <w:tcW w:w="1387" w:type="dxa"/>
          </w:tcPr>
          <w:p w14:paraId="5ED6C75A" w14:textId="77777777" w:rsidR="002448D1" w:rsidRPr="00E85388" w:rsidRDefault="00522FB2" w:rsidP="00060676">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5 días</w:t>
            </w:r>
          </w:p>
        </w:tc>
        <w:tc>
          <w:tcPr>
            <w:tcW w:w="1505" w:type="dxa"/>
          </w:tcPr>
          <w:p w14:paraId="70AAA5BA" w14:textId="77777777" w:rsidR="002448D1" w:rsidRPr="00E85388" w:rsidRDefault="00522FB2" w:rsidP="00060676">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29/03/2026</w:t>
            </w:r>
          </w:p>
        </w:tc>
        <w:tc>
          <w:tcPr>
            <w:tcW w:w="1505" w:type="dxa"/>
          </w:tcPr>
          <w:p w14:paraId="5DA4CF33" w14:textId="77777777" w:rsidR="002448D1" w:rsidRPr="00E85388" w:rsidRDefault="00522FB2" w:rsidP="00060676">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3/04/2026</w:t>
            </w:r>
          </w:p>
        </w:tc>
      </w:tr>
      <w:tr w:rsidR="002448D1" w:rsidRPr="00E85388" w14:paraId="71830E39" w14:textId="77777777" w:rsidTr="00BB4AAC">
        <w:trPr>
          <w:trHeight w:val="255"/>
        </w:trPr>
        <w:tc>
          <w:tcPr>
            <w:tcW w:w="4103" w:type="dxa"/>
          </w:tcPr>
          <w:p w14:paraId="2057B660" w14:textId="77777777" w:rsidR="002448D1" w:rsidRPr="00E85388" w:rsidRDefault="00522FB2" w:rsidP="00060676">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Elaboración del informe final.</w:t>
            </w:r>
          </w:p>
        </w:tc>
        <w:tc>
          <w:tcPr>
            <w:tcW w:w="1387" w:type="dxa"/>
          </w:tcPr>
          <w:p w14:paraId="5FFC3EFD" w14:textId="77777777" w:rsidR="002448D1" w:rsidRPr="00E85388" w:rsidRDefault="00522FB2" w:rsidP="00060676">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15 días</w:t>
            </w:r>
          </w:p>
        </w:tc>
        <w:tc>
          <w:tcPr>
            <w:tcW w:w="1505" w:type="dxa"/>
          </w:tcPr>
          <w:p w14:paraId="6B096000" w14:textId="77777777" w:rsidR="002448D1" w:rsidRPr="00E85388" w:rsidRDefault="00522FB2" w:rsidP="00060676">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3/04/2026</w:t>
            </w:r>
          </w:p>
        </w:tc>
        <w:tc>
          <w:tcPr>
            <w:tcW w:w="1505" w:type="dxa"/>
          </w:tcPr>
          <w:p w14:paraId="61B4D603" w14:textId="77777777" w:rsidR="002448D1" w:rsidRPr="00E85388" w:rsidRDefault="00522FB2" w:rsidP="00060676">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18/04/2026</w:t>
            </w:r>
          </w:p>
        </w:tc>
      </w:tr>
      <w:tr w:rsidR="002448D1" w:rsidRPr="00E85388" w14:paraId="03A9BB60" w14:textId="77777777" w:rsidTr="00BB4AAC">
        <w:trPr>
          <w:trHeight w:val="255"/>
        </w:trPr>
        <w:tc>
          <w:tcPr>
            <w:tcW w:w="4103" w:type="dxa"/>
          </w:tcPr>
          <w:p w14:paraId="4BC59871" w14:textId="77777777" w:rsidR="002448D1" w:rsidRPr="00E85388" w:rsidRDefault="00522FB2" w:rsidP="00060676">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Presentación y sustentación.</w:t>
            </w:r>
          </w:p>
        </w:tc>
        <w:tc>
          <w:tcPr>
            <w:tcW w:w="1387" w:type="dxa"/>
          </w:tcPr>
          <w:p w14:paraId="76760B14" w14:textId="77777777" w:rsidR="002448D1" w:rsidRPr="00E85388" w:rsidRDefault="00522FB2" w:rsidP="00060676">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 xml:space="preserve"> </w:t>
            </w:r>
          </w:p>
        </w:tc>
        <w:tc>
          <w:tcPr>
            <w:tcW w:w="1505" w:type="dxa"/>
          </w:tcPr>
          <w:p w14:paraId="2993EAEA" w14:textId="77777777" w:rsidR="002448D1" w:rsidRPr="00E85388" w:rsidRDefault="00522FB2" w:rsidP="00060676">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 xml:space="preserve"> </w:t>
            </w:r>
          </w:p>
        </w:tc>
        <w:tc>
          <w:tcPr>
            <w:tcW w:w="1505" w:type="dxa"/>
          </w:tcPr>
          <w:p w14:paraId="2AA7D52C" w14:textId="77777777" w:rsidR="002448D1" w:rsidRPr="00E85388" w:rsidRDefault="00522FB2" w:rsidP="00060676">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 xml:space="preserve"> </w:t>
            </w:r>
          </w:p>
        </w:tc>
      </w:tr>
    </w:tbl>
    <w:p w14:paraId="4AF7123F" w14:textId="7CBF1D91" w:rsidR="00F06783" w:rsidRPr="00E85388" w:rsidDel="006F3F1E" w:rsidRDefault="00F06783" w:rsidP="006F3F1E">
      <w:pPr>
        <w:rPr>
          <w:del w:id="697" w:author="elda perez campos" w:date="2025-07-15T00:52:00Z"/>
          <w:rFonts w:ascii="Times New Roman" w:eastAsia="Times New Roman" w:hAnsi="Times New Roman" w:cs="Times New Roman"/>
          <w:sz w:val="24"/>
          <w:szCs w:val="24"/>
        </w:rPr>
        <w:pPrChange w:id="698" w:author="elda perez campos" w:date="2025-07-15T00:52:00Z">
          <w:pPr>
            <w:spacing w:before="240" w:after="240" w:line="360" w:lineRule="auto"/>
            <w:jc w:val="both"/>
          </w:pPr>
        </w:pPrChange>
      </w:pPr>
    </w:p>
    <w:p w14:paraId="2D2663C4" w14:textId="77777777" w:rsidR="002448D1" w:rsidRPr="00E85388" w:rsidRDefault="00522FB2" w:rsidP="006F3F1E">
      <w:pPr>
        <w:spacing w:before="240" w:after="240" w:line="360" w:lineRule="auto"/>
        <w:jc w:val="both"/>
        <w:rPr>
          <w:rFonts w:ascii="Times New Roman" w:eastAsia="Times New Roman" w:hAnsi="Times New Roman" w:cs="Times New Roman"/>
          <w:b/>
          <w:sz w:val="24"/>
          <w:szCs w:val="24"/>
        </w:rPr>
        <w:pPrChange w:id="699" w:author="elda perez campos" w:date="2025-07-15T00:52:00Z">
          <w:pPr>
            <w:spacing w:before="240" w:after="240" w:line="360" w:lineRule="auto"/>
            <w:ind w:left="840" w:hanging="420"/>
            <w:jc w:val="both"/>
          </w:pPr>
        </w:pPrChange>
      </w:pPr>
      <w:r w:rsidRPr="00E85388">
        <w:rPr>
          <w:rFonts w:ascii="Times New Roman" w:eastAsia="Times New Roman" w:hAnsi="Times New Roman" w:cs="Times New Roman"/>
          <w:b/>
          <w:sz w:val="24"/>
          <w:szCs w:val="24"/>
        </w:rPr>
        <w:t>6.7</w:t>
      </w:r>
      <w:r w:rsidRPr="00E85388">
        <w:rPr>
          <w:rFonts w:ascii="Times New Roman" w:eastAsia="Times New Roman" w:hAnsi="Times New Roman" w:cs="Times New Roman"/>
          <w:sz w:val="24"/>
          <w:szCs w:val="24"/>
        </w:rPr>
        <w:tab/>
      </w:r>
      <w:r w:rsidRPr="00E85388">
        <w:rPr>
          <w:rFonts w:ascii="Times New Roman" w:eastAsia="Times New Roman" w:hAnsi="Times New Roman" w:cs="Times New Roman"/>
          <w:b/>
          <w:sz w:val="24"/>
          <w:szCs w:val="24"/>
        </w:rPr>
        <w:t>Análisis de datos</w:t>
      </w:r>
    </w:p>
    <w:p w14:paraId="34CE2242" w14:textId="1895A8A2" w:rsidR="002448D1" w:rsidRPr="00E85388" w:rsidRDefault="00522FB2" w:rsidP="00060676">
      <w:pPr>
        <w:spacing w:before="240" w:after="240" w:line="360" w:lineRule="auto"/>
        <w:ind w:left="360"/>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Los datos</w:t>
      </w:r>
      <w:r w:rsidRPr="00E85388">
        <w:rPr>
          <w:rFonts w:ascii="Times New Roman" w:eastAsia="Times New Roman" w:hAnsi="Times New Roman" w:cs="Times New Roman"/>
          <w:b/>
          <w:sz w:val="24"/>
          <w:szCs w:val="24"/>
        </w:rPr>
        <w:t xml:space="preserve"> </w:t>
      </w:r>
      <w:r w:rsidRPr="00E85388">
        <w:rPr>
          <w:rFonts w:ascii="Times New Roman" w:eastAsia="Times New Roman" w:hAnsi="Times New Roman" w:cs="Times New Roman"/>
          <w:sz w:val="24"/>
          <w:szCs w:val="24"/>
        </w:rPr>
        <w:t xml:space="preserve">serán organizados en una planilla Excel, posteriormente, una vez </w:t>
      </w:r>
      <w:ins w:id="700" w:author="Jorge Condori" w:date="2025-06-21T19:46:00Z">
        <w:r w:rsidR="00E9357A">
          <w:rPr>
            <w:rFonts w:ascii="Times New Roman" w:eastAsia="Times New Roman" w:hAnsi="Times New Roman" w:cs="Times New Roman"/>
            <w:sz w:val="24"/>
            <w:szCs w:val="24"/>
          </w:rPr>
          <w:t>analizado el cumplimiento de</w:t>
        </w:r>
      </w:ins>
      <w:del w:id="701" w:author="Jorge Condori" w:date="2025-06-21T19:46:00Z">
        <w:r w:rsidRPr="00E85388" w:rsidDel="00E9357A">
          <w:rPr>
            <w:rFonts w:ascii="Times New Roman" w:eastAsia="Times New Roman" w:hAnsi="Times New Roman" w:cs="Times New Roman"/>
            <w:sz w:val="24"/>
            <w:szCs w:val="24"/>
          </w:rPr>
          <w:delText>cumplido</w:delText>
        </w:r>
      </w:del>
      <w:r w:rsidRPr="00E85388">
        <w:rPr>
          <w:rFonts w:ascii="Times New Roman" w:eastAsia="Times New Roman" w:hAnsi="Times New Roman" w:cs="Times New Roman"/>
          <w:sz w:val="24"/>
          <w:szCs w:val="24"/>
        </w:rPr>
        <w:t xml:space="preserve"> los supuestos de normalidad y homogeneidad de varianzas, los datos serán sometidos a un análisis de varianza (ANOVA). Si se observan diferencias significativas entre los tratamientos, se llevará a cabo la prueba de comparación de medios de Tukey. Todos los análisis estadísticos se llevarán a cabo utilizando el software R.</w:t>
      </w:r>
    </w:p>
    <w:p w14:paraId="6304FF76" w14:textId="77777777" w:rsidR="002448D1" w:rsidRPr="00E85388" w:rsidRDefault="002448D1" w:rsidP="00060676">
      <w:pPr>
        <w:spacing w:before="240" w:after="240" w:line="360" w:lineRule="auto"/>
        <w:ind w:left="360"/>
        <w:jc w:val="both"/>
        <w:rPr>
          <w:rFonts w:ascii="Times New Roman" w:eastAsia="Times New Roman" w:hAnsi="Times New Roman" w:cs="Times New Roman"/>
          <w:b/>
          <w:sz w:val="24"/>
          <w:szCs w:val="24"/>
        </w:rPr>
      </w:pPr>
    </w:p>
    <w:p w14:paraId="51C948A1" w14:textId="77777777" w:rsidR="002448D1" w:rsidRPr="00E85388" w:rsidRDefault="002448D1" w:rsidP="00060676">
      <w:pPr>
        <w:spacing w:before="240" w:after="240" w:line="360" w:lineRule="auto"/>
        <w:ind w:left="360"/>
        <w:jc w:val="both"/>
        <w:rPr>
          <w:rFonts w:ascii="Times New Roman" w:eastAsia="Times New Roman" w:hAnsi="Times New Roman" w:cs="Times New Roman"/>
          <w:b/>
          <w:sz w:val="24"/>
          <w:szCs w:val="24"/>
        </w:rPr>
      </w:pPr>
    </w:p>
    <w:p w14:paraId="0F7B7529" w14:textId="77777777" w:rsidR="000C10B8" w:rsidRPr="00E85388" w:rsidRDefault="000C10B8" w:rsidP="00060676">
      <w:pPr>
        <w:spacing w:before="240" w:after="240" w:line="360" w:lineRule="auto"/>
        <w:ind w:left="360"/>
        <w:jc w:val="both"/>
        <w:rPr>
          <w:rFonts w:ascii="Times New Roman" w:eastAsia="Times New Roman" w:hAnsi="Times New Roman" w:cs="Times New Roman"/>
          <w:b/>
          <w:sz w:val="24"/>
          <w:szCs w:val="24"/>
        </w:rPr>
      </w:pPr>
    </w:p>
    <w:p w14:paraId="5ED5D91F" w14:textId="76572B78" w:rsidR="000E337C" w:rsidRPr="00C73628" w:rsidRDefault="00060676" w:rsidP="001076B5">
      <w:pPr>
        <w:spacing w:line="360" w:lineRule="auto"/>
        <w:rPr>
          <w:rFonts w:ascii="Times New Roman" w:eastAsia="Times New Roman" w:hAnsi="Times New Roman" w:cs="Times New Roman"/>
          <w:b/>
          <w:sz w:val="24"/>
          <w:szCs w:val="24"/>
        </w:rPr>
        <w:pPrChange w:id="702" w:author="elda perez campos" w:date="2025-07-15T00:06:00Z">
          <w:pPr>
            <w:spacing w:before="240" w:after="240" w:line="360" w:lineRule="auto"/>
            <w:ind w:left="360"/>
            <w:jc w:val="both"/>
          </w:pPr>
        </w:pPrChange>
      </w:pPr>
      <w:ins w:id="703" w:author="elda perez campos" w:date="2025-07-14T22:33:00Z">
        <w:r>
          <w:rPr>
            <w:rFonts w:ascii="Times New Roman" w:eastAsia="Times New Roman" w:hAnsi="Times New Roman" w:cs="Times New Roman"/>
            <w:b/>
            <w:sz w:val="24"/>
            <w:szCs w:val="24"/>
          </w:rPr>
          <w:br w:type="page"/>
        </w:r>
      </w:ins>
    </w:p>
    <w:p w14:paraId="31F41E82" w14:textId="37DC433C" w:rsidR="002448D1" w:rsidRPr="00060676" w:rsidDel="00060676" w:rsidRDefault="00522FB2" w:rsidP="00EE2BE3">
      <w:pPr>
        <w:pStyle w:val="Prrafodelista"/>
        <w:numPr>
          <w:ilvl w:val="0"/>
          <w:numId w:val="1"/>
        </w:numPr>
        <w:spacing w:before="240" w:after="240" w:line="360" w:lineRule="auto"/>
        <w:jc w:val="both"/>
        <w:rPr>
          <w:del w:id="704" w:author="elda perez campos" w:date="2025-07-14T22:36:00Z"/>
          <w:rFonts w:ascii="Times New Roman" w:eastAsia="Times New Roman" w:hAnsi="Times New Roman" w:cs="Times New Roman"/>
          <w:b/>
          <w:sz w:val="24"/>
          <w:szCs w:val="24"/>
          <w:rPrChange w:id="705" w:author="elda perez campos" w:date="2025-07-14T22:37:00Z">
            <w:rPr>
              <w:del w:id="706" w:author="elda perez campos" w:date="2025-07-14T22:36:00Z"/>
            </w:rPr>
          </w:rPrChange>
        </w:rPr>
        <w:pPrChange w:id="707" w:author="elda perez campos" w:date="2025-07-14T22:26:00Z">
          <w:pPr>
            <w:spacing w:before="240" w:after="240" w:line="360" w:lineRule="auto"/>
            <w:ind w:left="360"/>
            <w:jc w:val="both"/>
          </w:pPr>
        </w:pPrChange>
      </w:pPr>
      <w:r w:rsidRPr="00060676">
        <w:rPr>
          <w:rFonts w:ascii="Times New Roman" w:eastAsia="Times New Roman" w:hAnsi="Times New Roman" w:cs="Times New Roman"/>
          <w:b/>
          <w:sz w:val="24"/>
          <w:szCs w:val="24"/>
          <w:rPrChange w:id="708" w:author="elda perez campos" w:date="2025-07-14T22:37:00Z">
            <w:rPr/>
          </w:rPrChange>
        </w:rPr>
        <w:lastRenderedPageBreak/>
        <w:t>Referencias bibliográficas</w:t>
      </w:r>
    </w:p>
    <w:p w14:paraId="7D4328C8" w14:textId="77777777" w:rsidR="002448D1" w:rsidRPr="00060676" w:rsidRDefault="002448D1" w:rsidP="00060676">
      <w:pPr>
        <w:pStyle w:val="Prrafodelista"/>
        <w:numPr>
          <w:ilvl w:val="0"/>
          <w:numId w:val="1"/>
        </w:numPr>
        <w:spacing w:before="240" w:after="240" w:line="360" w:lineRule="auto"/>
        <w:jc w:val="both"/>
        <w:rPr>
          <w:rFonts w:ascii="Times New Roman" w:eastAsia="Times New Roman" w:hAnsi="Times New Roman" w:cs="Times New Roman"/>
          <w:sz w:val="24"/>
          <w:szCs w:val="24"/>
          <w:rPrChange w:id="709" w:author="elda perez campos" w:date="2025-07-14T22:36:00Z">
            <w:rPr/>
          </w:rPrChange>
        </w:rPr>
        <w:pPrChange w:id="710" w:author="elda perez campos" w:date="2025-07-14T22:36:00Z">
          <w:pPr>
            <w:spacing w:before="240" w:after="240" w:line="360" w:lineRule="auto"/>
            <w:ind w:left="360"/>
            <w:jc w:val="both"/>
          </w:pPr>
        </w:pPrChange>
      </w:pPr>
    </w:p>
    <w:p w14:paraId="623A7AD1" w14:textId="78867BE3" w:rsidR="00157A40" w:rsidRPr="00157A40" w:rsidRDefault="00D66907" w:rsidP="00157A40">
      <w:pPr>
        <w:widowControl w:val="0"/>
        <w:pBdr>
          <w:top w:val="nil"/>
          <w:left w:val="nil"/>
          <w:bottom w:val="nil"/>
          <w:right w:val="nil"/>
          <w:between w:val="nil"/>
        </w:pBdr>
        <w:spacing w:after="0" w:line="480" w:lineRule="auto"/>
        <w:ind w:left="720" w:hanging="720"/>
        <w:rPr>
          <w:rFonts w:ascii="Times New Roman" w:hAnsi="Times New Roman" w:cs="Times New Roman"/>
          <w:sz w:val="24"/>
          <w:szCs w:val="24"/>
          <w:rPrChange w:id="711" w:author="elda perez campos" w:date="2025-07-15T00:37:00Z">
            <w:rPr>
              <w:rFonts w:ascii="Times New Roman" w:eastAsia="Times New Roman" w:hAnsi="Times New Roman" w:cs="Times New Roman"/>
              <w:sz w:val="24"/>
              <w:szCs w:val="24"/>
            </w:rPr>
          </w:rPrChange>
        </w:rPr>
      </w:pPr>
      <w:hyperlink r:id="rId20">
        <w:r w:rsidR="00522FB2" w:rsidRPr="00E85388">
          <w:rPr>
            <w:rFonts w:ascii="Times New Roman" w:hAnsi="Times New Roman" w:cs="Times New Roman"/>
            <w:sz w:val="24"/>
            <w:szCs w:val="24"/>
          </w:rPr>
          <w:t xml:space="preserve">Castillo, C. (2004). </w:t>
        </w:r>
      </w:hyperlink>
      <w:r w:rsidRPr="00060676">
        <w:fldChar w:fldCharType="begin"/>
      </w:r>
      <w:r w:rsidRPr="00060676">
        <w:instrText xml:space="preserve"> HYPERLINK "https://www.zotero.org/google-docs/?hyhBrE" \h </w:instrText>
      </w:r>
      <w:r w:rsidRPr="00060676">
        <w:fldChar w:fldCharType="separate"/>
      </w:r>
      <w:ins w:id="712" w:author="elda perez campos" w:date="2025-07-14T22:34:00Z">
        <w:r w:rsidR="00060676">
          <w:rPr>
            <w:rFonts w:ascii="Times New Roman" w:hAnsi="Times New Roman" w:cs="Times New Roman"/>
            <w:sz w:val="24"/>
            <w:szCs w:val="24"/>
          </w:rPr>
          <w:t>C</w:t>
        </w:r>
      </w:ins>
      <w:del w:id="713" w:author="elda perez campos" w:date="2025-07-14T22:33:00Z">
        <w:r w:rsidR="00060676" w:rsidRPr="00060676" w:rsidDel="00060676">
          <w:rPr>
            <w:rFonts w:ascii="Times New Roman" w:hAnsi="Times New Roman" w:cs="Times New Roman"/>
            <w:sz w:val="24"/>
            <w:szCs w:val="24"/>
            <w:rPrChange w:id="714" w:author="elda perez campos" w:date="2025-07-14T22:33:00Z">
              <w:rPr>
                <w:rFonts w:ascii="Times New Roman" w:hAnsi="Times New Roman" w:cs="Times New Roman"/>
                <w:i/>
                <w:sz w:val="24"/>
                <w:szCs w:val="24"/>
              </w:rPr>
            </w:rPrChange>
          </w:rPr>
          <w:delText>c</w:delText>
        </w:r>
      </w:del>
      <w:r w:rsidR="00060676" w:rsidRPr="00060676">
        <w:rPr>
          <w:rFonts w:ascii="Times New Roman" w:hAnsi="Times New Roman" w:cs="Times New Roman"/>
          <w:sz w:val="24"/>
          <w:szCs w:val="24"/>
          <w:rPrChange w:id="715" w:author="elda perez campos" w:date="2025-07-14T22:33:00Z">
            <w:rPr>
              <w:rFonts w:ascii="Times New Roman" w:hAnsi="Times New Roman" w:cs="Times New Roman"/>
              <w:i/>
              <w:sz w:val="24"/>
              <w:szCs w:val="24"/>
            </w:rPr>
          </w:rPrChange>
        </w:rPr>
        <w:t>ultivo de betarraga en la costa central</w:t>
      </w:r>
      <w:r w:rsidRPr="00060676">
        <w:rPr>
          <w:rFonts w:ascii="Times New Roman" w:hAnsi="Times New Roman" w:cs="Times New Roman"/>
          <w:sz w:val="24"/>
          <w:szCs w:val="24"/>
          <w:rPrChange w:id="716" w:author="elda perez campos" w:date="2025-07-14T22:33:00Z">
            <w:rPr>
              <w:rFonts w:ascii="Times New Roman" w:hAnsi="Times New Roman" w:cs="Times New Roman"/>
              <w:i/>
              <w:sz w:val="24"/>
              <w:szCs w:val="24"/>
            </w:rPr>
          </w:rPrChange>
        </w:rPr>
        <w:fldChar w:fldCharType="end"/>
      </w:r>
      <w:ins w:id="717" w:author="elda perez campos" w:date="2025-07-14T22:33:00Z">
        <w:r w:rsidR="00060676" w:rsidRPr="00157A40">
          <w:rPr>
            <w:rFonts w:ascii="Times New Roman" w:hAnsi="Times New Roman" w:cs="Times New Roman"/>
            <w:sz w:val="24"/>
            <w:szCs w:val="24"/>
          </w:rPr>
          <w:fldChar w:fldCharType="begin"/>
        </w:r>
        <w:r w:rsidR="00060676" w:rsidRPr="00157A40">
          <w:rPr>
            <w:rFonts w:ascii="Times New Roman" w:hAnsi="Times New Roman" w:cs="Times New Roman"/>
            <w:sz w:val="24"/>
            <w:szCs w:val="24"/>
          </w:rPr>
          <w:instrText xml:space="preserve"> HYPERLINK "</w:instrText>
        </w:r>
      </w:ins>
      <w:r w:rsidR="00060676" w:rsidRPr="00157A40">
        <w:rPr>
          <w:rFonts w:ascii="Times New Roman" w:hAnsi="Times New Roman" w:cs="Times New Roman"/>
          <w:sz w:val="24"/>
          <w:szCs w:val="24"/>
        </w:rPr>
        <w:instrText>. https://repositorio.inia.gob.pe/server/api/core/bitstreams/b9b2dc4c-db14-4494-b7c7-729a71e4f0e6/content</w:instrText>
      </w:r>
      <w:ins w:id="718" w:author="elda perez campos" w:date="2025-07-14T22:33:00Z">
        <w:r w:rsidR="00060676" w:rsidRPr="00157A40">
          <w:rPr>
            <w:rFonts w:ascii="Times New Roman" w:hAnsi="Times New Roman" w:cs="Times New Roman"/>
            <w:sz w:val="24"/>
            <w:szCs w:val="24"/>
          </w:rPr>
          <w:instrText xml:space="preserve">" </w:instrText>
        </w:r>
        <w:r w:rsidR="00060676" w:rsidRPr="00157A40">
          <w:rPr>
            <w:rFonts w:ascii="Times New Roman" w:hAnsi="Times New Roman" w:cs="Times New Roman"/>
            <w:sz w:val="24"/>
            <w:szCs w:val="24"/>
          </w:rPr>
          <w:fldChar w:fldCharType="separate"/>
        </w:r>
      </w:ins>
      <w:r w:rsidR="00060676" w:rsidRPr="00157A40">
        <w:rPr>
          <w:rStyle w:val="Hipervnculo"/>
          <w:rFonts w:ascii="Times New Roman" w:hAnsi="Times New Roman" w:cs="Times New Roman"/>
          <w:color w:val="auto"/>
          <w:sz w:val="24"/>
          <w:szCs w:val="24"/>
          <w:u w:val="none"/>
          <w:rPrChange w:id="719" w:author="elda perez campos" w:date="2025-07-15T00:37:00Z">
            <w:rPr>
              <w:rStyle w:val="Hipervnculo"/>
              <w:rFonts w:ascii="Times New Roman" w:hAnsi="Times New Roman" w:cs="Times New Roman"/>
              <w:sz w:val="24"/>
              <w:szCs w:val="24"/>
            </w:rPr>
          </w:rPrChange>
        </w:rPr>
        <w:t>. https://repositorio.inia.gob.pe/server/api/core/bitstreams/b9b2dc4c-db14-4494-b7c7-729a71e4f0e6/content</w:t>
      </w:r>
      <w:ins w:id="720" w:author="elda perez campos" w:date="2025-07-14T22:33:00Z">
        <w:r w:rsidR="00060676" w:rsidRPr="00157A40">
          <w:rPr>
            <w:rFonts w:ascii="Times New Roman" w:hAnsi="Times New Roman" w:cs="Times New Roman"/>
            <w:sz w:val="24"/>
            <w:szCs w:val="24"/>
          </w:rPr>
          <w:fldChar w:fldCharType="end"/>
        </w:r>
      </w:ins>
    </w:p>
    <w:p w14:paraId="1DCB8D0D" w14:textId="77777777" w:rsidR="002448D1" w:rsidRPr="00060676" w:rsidRDefault="00D66907">
      <w:pPr>
        <w:widowControl w:val="0"/>
        <w:pBdr>
          <w:top w:val="nil"/>
          <w:left w:val="nil"/>
          <w:bottom w:val="nil"/>
          <w:right w:val="nil"/>
          <w:between w:val="nil"/>
        </w:pBdr>
        <w:spacing w:after="0" w:line="480" w:lineRule="auto"/>
        <w:ind w:left="720" w:hanging="720"/>
        <w:rPr>
          <w:rFonts w:ascii="Times New Roman" w:eastAsia="Times New Roman" w:hAnsi="Times New Roman" w:cs="Times New Roman"/>
          <w:sz w:val="24"/>
          <w:szCs w:val="24"/>
        </w:rPr>
      </w:pPr>
      <w:hyperlink r:id="rId21">
        <w:r w:rsidR="00522FB2" w:rsidRPr="00060676">
          <w:rPr>
            <w:rFonts w:ascii="Times New Roman" w:hAnsi="Times New Roman" w:cs="Times New Roman"/>
            <w:sz w:val="24"/>
            <w:szCs w:val="24"/>
          </w:rPr>
          <w:t xml:space="preserve">COAG. (2013). </w:t>
        </w:r>
      </w:hyperlink>
      <w:r w:rsidRPr="00060676">
        <w:fldChar w:fldCharType="begin"/>
      </w:r>
      <w:r w:rsidRPr="00060676">
        <w:instrText xml:space="preserve"> HYPERLINK "https://www.zotero.org/google-docs/?hyhBrE" \h </w:instrText>
      </w:r>
      <w:r w:rsidRPr="00060676">
        <w:fldChar w:fldCharType="separate"/>
      </w:r>
      <w:r w:rsidR="00522FB2" w:rsidRPr="00060676">
        <w:rPr>
          <w:rFonts w:ascii="Times New Roman" w:hAnsi="Times New Roman" w:cs="Times New Roman"/>
          <w:sz w:val="24"/>
          <w:szCs w:val="24"/>
          <w:rPrChange w:id="721" w:author="elda perez campos" w:date="2025-07-14T22:34:00Z">
            <w:rPr>
              <w:rFonts w:ascii="Times New Roman" w:hAnsi="Times New Roman" w:cs="Times New Roman"/>
              <w:i/>
              <w:sz w:val="24"/>
              <w:szCs w:val="24"/>
            </w:rPr>
          </w:rPrChange>
        </w:rPr>
        <w:t>Servicios de Estadística, Estudios y Planificación Agrícola</w:t>
      </w:r>
      <w:r w:rsidRPr="00060676">
        <w:rPr>
          <w:rFonts w:ascii="Times New Roman" w:hAnsi="Times New Roman" w:cs="Times New Roman"/>
          <w:sz w:val="24"/>
          <w:szCs w:val="24"/>
          <w:rPrChange w:id="722" w:author="elda perez campos" w:date="2025-07-14T22:34:00Z">
            <w:rPr>
              <w:rFonts w:ascii="Times New Roman" w:hAnsi="Times New Roman" w:cs="Times New Roman"/>
              <w:i/>
              <w:sz w:val="24"/>
              <w:szCs w:val="24"/>
            </w:rPr>
          </w:rPrChange>
        </w:rPr>
        <w:fldChar w:fldCharType="end"/>
      </w:r>
      <w:hyperlink r:id="rId22">
        <w:r w:rsidR="00522FB2" w:rsidRPr="00060676">
          <w:rPr>
            <w:rFonts w:ascii="Times New Roman" w:hAnsi="Times New Roman" w:cs="Times New Roman"/>
            <w:sz w:val="24"/>
            <w:szCs w:val="24"/>
          </w:rPr>
          <w:t>. https://bibliotecadigital.jcyl.es/es/catalogo_imagenes/grupo.cmd?path=10114988</w:t>
        </w:r>
      </w:hyperlink>
    </w:p>
    <w:p w14:paraId="24EEF933" w14:textId="77777777" w:rsidR="002448D1" w:rsidRPr="00060676" w:rsidRDefault="00D66907">
      <w:pPr>
        <w:widowControl w:val="0"/>
        <w:pBdr>
          <w:top w:val="nil"/>
          <w:left w:val="nil"/>
          <w:bottom w:val="nil"/>
          <w:right w:val="nil"/>
          <w:between w:val="nil"/>
        </w:pBdr>
        <w:spacing w:after="0" w:line="480" w:lineRule="auto"/>
        <w:ind w:left="720" w:hanging="720"/>
        <w:rPr>
          <w:rFonts w:ascii="Times New Roman" w:eastAsia="Times New Roman" w:hAnsi="Times New Roman" w:cs="Times New Roman"/>
          <w:sz w:val="24"/>
          <w:szCs w:val="24"/>
        </w:rPr>
      </w:pPr>
      <w:hyperlink r:id="rId23">
        <w:r w:rsidR="00522FB2" w:rsidRPr="00060676">
          <w:rPr>
            <w:rFonts w:ascii="Times New Roman" w:hAnsi="Times New Roman" w:cs="Times New Roman"/>
            <w:sz w:val="24"/>
            <w:szCs w:val="24"/>
          </w:rPr>
          <w:t xml:space="preserve">FAO. (2006). </w:t>
        </w:r>
      </w:hyperlink>
      <w:r w:rsidRPr="00060676">
        <w:fldChar w:fldCharType="begin"/>
      </w:r>
      <w:r w:rsidRPr="00060676">
        <w:instrText xml:space="preserve"> HYPERLINK "https://www.zotero.org/goo</w:instrText>
      </w:r>
      <w:r w:rsidRPr="00060676">
        <w:instrText xml:space="preserve">gle-docs/?hyhBrE" \h </w:instrText>
      </w:r>
      <w:r w:rsidRPr="00060676">
        <w:fldChar w:fldCharType="separate"/>
      </w:r>
      <w:r w:rsidR="00522FB2" w:rsidRPr="00060676">
        <w:rPr>
          <w:rFonts w:ascii="Times New Roman" w:hAnsi="Times New Roman" w:cs="Times New Roman"/>
          <w:sz w:val="24"/>
          <w:szCs w:val="24"/>
          <w:rPrChange w:id="723" w:author="elda perez campos" w:date="2025-07-14T22:34:00Z">
            <w:rPr>
              <w:rFonts w:ascii="Times New Roman" w:hAnsi="Times New Roman" w:cs="Times New Roman"/>
              <w:i/>
              <w:sz w:val="24"/>
              <w:szCs w:val="24"/>
            </w:rPr>
          </w:rPrChange>
        </w:rPr>
        <w:t xml:space="preserve">Guía para la determinación de los requerimientos de agua de cultivos. </w:t>
      </w:r>
      <w:r w:rsidRPr="00060676">
        <w:rPr>
          <w:rFonts w:ascii="Times New Roman" w:hAnsi="Times New Roman" w:cs="Times New Roman"/>
          <w:sz w:val="24"/>
          <w:szCs w:val="24"/>
          <w:rPrChange w:id="724" w:author="elda perez campos" w:date="2025-07-14T22:34:00Z">
            <w:rPr>
              <w:rFonts w:ascii="Times New Roman" w:hAnsi="Times New Roman" w:cs="Times New Roman"/>
              <w:i/>
              <w:sz w:val="24"/>
              <w:szCs w:val="24"/>
            </w:rPr>
          </w:rPrChange>
        </w:rPr>
        <w:fldChar w:fldCharType="end"/>
      </w:r>
      <w:hyperlink r:id="rId24">
        <w:r w:rsidR="00522FB2" w:rsidRPr="00060676">
          <w:rPr>
            <w:rFonts w:ascii="Times New Roman" w:hAnsi="Times New Roman" w:cs="Times New Roman"/>
            <w:sz w:val="24"/>
            <w:szCs w:val="24"/>
          </w:rPr>
          <w:t>https://openknowledge.fao.org/server/api/core/bitstreams/f3660258-d07f-487e-b3c1-01661c83cb16/content</w:t>
        </w:r>
      </w:hyperlink>
    </w:p>
    <w:p w14:paraId="7EDAEC52" w14:textId="77777777" w:rsidR="002448D1" w:rsidRPr="00060676" w:rsidRDefault="00D66907">
      <w:pPr>
        <w:widowControl w:val="0"/>
        <w:pBdr>
          <w:top w:val="nil"/>
          <w:left w:val="nil"/>
          <w:bottom w:val="nil"/>
          <w:right w:val="nil"/>
          <w:between w:val="nil"/>
        </w:pBdr>
        <w:spacing w:after="0" w:line="480" w:lineRule="auto"/>
        <w:ind w:left="720" w:hanging="720"/>
        <w:rPr>
          <w:rFonts w:ascii="Times New Roman" w:eastAsia="Times New Roman" w:hAnsi="Times New Roman" w:cs="Times New Roman"/>
          <w:sz w:val="24"/>
          <w:szCs w:val="24"/>
          <w:lang w:val="en-US"/>
        </w:rPr>
      </w:pPr>
      <w:hyperlink r:id="rId25">
        <w:r w:rsidR="00522FB2" w:rsidRPr="00060676">
          <w:rPr>
            <w:rFonts w:ascii="Times New Roman" w:hAnsi="Times New Roman" w:cs="Times New Roman"/>
            <w:sz w:val="24"/>
            <w:szCs w:val="24"/>
            <w:lang w:val="en-US"/>
          </w:rPr>
          <w:t xml:space="preserve">Frese, L., Hodgkin, T., &amp; Spillane, C. (Eds.). (2001). </w:t>
        </w:r>
      </w:hyperlink>
      <w:r w:rsidRPr="00060676">
        <w:fldChar w:fldCharType="begin"/>
      </w:r>
      <w:r w:rsidRPr="00060676">
        <w:instrText xml:space="preserve"> HYPERLINK "https://www.zotero.org/google-docs/?hyhBrE" \h </w:instrText>
      </w:r>
      <w:r w:rsidRPr="00060676">
        <w:fldChar w:fldCharType="separate"/>
      </w:r>
      <w:r w:rsidR="00522FB2" w:rsidRPr="00060676">
        <w:rPr>
          <w:rFonts w:ascii="Times New Roman" w:hAnsi="Times New Roman" w:cs="Times New Roman"/>
          <w:sz w:val="24"/>
          <w:szCs w:val="24"/>
          <w:lang w:val="en-US"/>
          <w:rPrChange w:id="725" w:author="elda perez campos" w:date="2025-07-14T22:34:00Z">
            <w:rPr>
              <w:rFonts w:ascii="Times New Roman" w:hAnsi="Times New Roman" w:cs="Times New Roman"/>
              <w:i/>
              <w:sz w:val="24"/>
              <w:szCs w:val="24"/>
              <w:lang w:val="en-US"/>
            </w:rPr>
          </w:rPrChange>
        </w:rPr>
        <w:t>Broadening the Genetic Base of Crop Production</w:t>
      </w:r>
      <w:r w:rsidRPr="00060676">
        <w:rPr>
          <w:rFonts w:ascii="Times New Roman" w:hAnsi="Times New Roman" w:cs="Times New Roman"/>
          <w:sz w:val="24"/>
          <w:szCs w:val="24"/>
          <w:lang w:val="en-US"/>
          <w:rPrChange w:id="726" w:author="elda perez campos" w:date="2025-07-14T22:34:00Z">
            <w:rPr>
              <w:rFonts w:ascii="Times New Roman" w:hAnsi="Times New Roman" w:cs="Times New Roman"/>
              <w:i/>
              <w:sz w:val="24"/>
              <w:szCs w:val="24"/>
              <w:lang w:val="en-US"/>
            </w:rPr>
          </w:rPrChange>
        </w:rPr>
        <w:fldChar w:fldCharType="end"/>
      </w:r>
      <w:hyperlink r:id="rId26">
        <w:r w:rsidR="00522FB2" w:rsidRPr="00060676">
          <w:rPr>
            <w:rFonts w:ascii="Times New Roman" w:hAnsi="Times New Roman" w:cs="Times New Roman"/>
            <w:sz w:val="24"/>
            <w:szCs w:val="24"/>
            <w:lang w:val="en-US"/>
          </w:rPr>
          <w:t>. International Plant Genetic Resources Institute (IPGRI) Food and Agriculture Organization of the United Nations (FAO) CABI. https://doi.org/10.1079/9780851994116.0000</w:t>
        </w:r>
      </w:hyperlink>
    </w:p>
    <w:p w14:paraId="2FA8FAFA" w14:textId="77777777" w:rsidR="002448D1" w:rsidRPr="00060676" w:rsidRDefault="00D66907">
      <w:pPr>
        <w:widowControl w:val="0"/>
        <w:pBdr>
          <w:top w:val="nil"/>
          <w:left w:val="nil"/>
          <w:bottom w:val="nil"/>
          <w:right w:val="nil"/>
          <w:between w:val="nil"/>
        </w:pBdr>
        <w:spacing w:after="0" w:line="480" w:lineRule="auto"/>
        <w:ind w:left="720" w:hanging="720"/>
        <w:rPr>
          <w:rFonts w:ascii="Times New Roman" w:eastAsia="Times New Roman" w:hAnsi="Times New Roman" w:cs="Times New Roman"/>
          <w:sz w:val="24"/>
          <w:szCs w:val="24"/>
        </w:rPr>
      </w:pPr>
      <w:r w:rsidRPr="00060676">
        <w:fldChar w:fldCharType="begin"/>
      </w:r>
      <w:r w:rsidRPr="00060676">
        <w:instrText xml:space="preserve"> HYPERLINK "https://www.zotero.org/google-docs/?hyhBrE</w:instrText>
      </w:r>
      <w:r w:rsidRPr="00060676">
        <w:instrText xml:space="preserve">" \h </w:instrText>
      </w:r>
      <w:r w:rsidRPr="00060676">
        <w:fldChar w:fldCharType="separate"/>
      </w:r>
      <w:r w:rsidR="00522FB2" w:rsidRPr="00060676">
        <w:rPr>
          <w:rFonts w:ascii="Times New Roman" w:hAnsi="Times New Roman" w:cs="Times New Roman"/>
          <w:sz w:val="24"/>
          <w:szCs w:val="24"/>
        </w:rPr>
        <w:t>Montes, N., Cisneros López, M. E., Díaz Franco, A., Espinosa Ramírez, M., &amp; Ãlvarez Ojeda, M. G. (2020). Remolacha azucarera (</w:t>
      </w:r>
      <w:r w:rsidR="00522FB2" w:rsidRPr="00060676">
        <w:rPr>
          <w:rFonts w:ascii="Times New Roman" w:hAnsi="Times New Roman" w:cs="Times New Roman"/>
          <w:i/>
          <w:iCs/>
          <w:sz w:val="24"/>
          <w:szCs w:val="24"/>
          <w:rPrChange w:id="727" w:author="elda perez campos" w:date="2025-07-14T22:34:00Z">
            <w:rPr>
              <w:rFonts w:ascii="Times New Roman" w:hAnsi="Times New Roman" w:cs="Times New Roman"/>
              <w:sz w:val="24"/>
              <w:szCs w:val="24"/>
            </w:rPr>
          </w:rPrChange>
        </w:rPr>
        <w:t>Beta vulgaris</w:t>
      </w:r>
      <w:r w:rsidR="00522FB2" w:rsidRPr="00060676">
        <w:rPr>
          <w:rFonts w:ascii="Times New Roman" w:hAnsi="Times New Roman" w:cs="Times New Roman"/>
          <w:sz w:val="24"/>
          <w:szCs w:val="24"/>
        </w:rPr>
        <w:t xml:space="preserve"> L.) como cultivo alternativo en el noreste de Tamaulipas, México: Factores agrotecnologicos. </w:t>
      </w:r>
      <w:r w:rsidRPr="00060676">
        <w:rPr>
          <w:rFonts w:ascii="Times New Roman" w:hAnsi="Times New Roman" w:cs="Times New Roman"/>
          <w:sz w:val="24"/>
          <w:szCs w:val="24"/>
        </w:rPr>
        <w:fldChar w:fldCharType="end"/>
      </w:r>
      <w:r w:rsidRPr="00060676">
        <w:fldChar w:fldCharType="begin"/>
      </w:r>
      <w:r w:rsidRPr="00060676">
        <w:instrText xml:space="preserve"> HYPERLINK "htt</w:instrText>
      </w:r>
      <w:r w:rsidRPr="00060676">
        <w:instrText xml:space="preserve">ps://www.zotero.org/google-docs/?hyhBrE" \h </w:instrText>
      </w:r>
      <w:r w:rsidRPr="00060676">
        <w:fldChar w:fldCharType="separate"/>
      </w:r>
      <w:r w:rsidR="00522FB2" w:rsidRPr="00060676">
        <w:rPr>
          <w:rFonts w:ascii="Times New Roman" w:hAnsi="Times New Roman" w:cs="Times New Roman"/>
          <w:sz w:val="24"/>
          <w:szCs w:val="24"/>
          <w:rPrChange w:id="728" w:author="elda perez campos" w:date="2025-07-14T22:34:00Z">
            <w:rPr>
              <w:rFonts w:ascii="Times New Roman" w:hAnsi="Times New Roman" w:cs="Times New Roman"/>
              <w:i/>
              <w:sz w:val="24"/>
              <w:szCs w:val="24"/>
            </w:rPr>
          </w:rPrChange>
        </w:rPr>
        <w:t>Agricultura Sociedad y Desarrollo</w:t>
      </w:r>
      <w:r w:rsidRPr="00060676">
        <w:rPr>
          <w:rFonts w:ascii="Times New Roman" w:hAnsi="Times New Roman" w:cs="Times New Roman"/>
          <w:sz w:val="24"/>
          <w:szCs w:val="24"/>
          <w:rPrChange w:id="729" w:author="elda perez campos" w:date="2025-07-14T22:34:00Z">
            <w:rPr>
              <w:rFonts w:ascii="Times New Roman" w:hAnsi="Times New Roman" w:cs="Times New Roman"/>
              <w:i/>
              <w:sz w:val="24"/>
              <w:szCs w:val="24"/>
            </w:rPr>
          </w:rPrChange>
        </w:rPr>
        <w:fldChar w:fldCharType="end"/>
      </w:r>
      <w:hyperlink r:id="rId27">
        <w:r w:rsidR="00522FB2" w:rsidRPr="00060676">
          <w:rPr>
            <w:rFonts w:ascii="Times New Roman" w:hAnsi="Times New Roman" w:cs="Times New Roman"/>
            <w:sz w:val="24"/>
            <w:szCs w:val="24"/>
          </w:rPr>
          <w:t xml:space="preserve">, </w:t>
        </w:r>
      </w:hyperlink>
      <w:r w:rsidRPr="00060676">
        <w:fldChar w:fldCharType="begin"/>
      </w:r>
      <w:r w:rsidRPr="00060676">
        <w:instrText xml:space="preserve"> HYPERLINK "https://www.zotero.org/google-docs/?hyhBrE" \h </w:instrText>
      </w:r>
      <w:r w:rsidRPr="00060676">
        <w:fldChar w:fldCharType="separate"/>
      </w:r>
      <w:r w:rsidR="00522FB2" w:rsidRPr="00060676">
        <w:rPr>
          <w:rFonts w:ascii="Times New Roman" w:hAnsi="Times New Roman" w:cs="Times New Roman"/>
          <w:sz w:val="24"/>
          <w:szCs w:val="24"/>
          <w:rPrChange w:id="730" w:author="elda perez campos" w:date="2025-07-14T22:34:00Z">
            <w:rPr>
              <w:rFonts w:ascii="Times New Roman" w:hAnsi="Times New Roman" w:cs="Times New Roman"/>
              <w:i/>
              <w:sz w:val="24"/>
              <w:szCs w:val="24"/>
            </w:rPr>
          </w:rPrChange>
        </w:rPr>
        <w:t>17</w:t>
      </w:r>
      <w:r w:rsidRPr="00060676">
        <w:rPr>
          <w:rFonts w:ascii="Times New Roman" w:hAnsi="Times New Roman" w:cs="Times New Roman"/>
          <w:sz w:val="24"/>
          <w:szCs w:val="24"/>
          <w:rPrChange w:id="731" w:author="elda perez campos" w:date="2025-07-14T22:34:00Z">
            <w:rPr>
              <w:rFonts w:ascii="Times New Roman" w:hAnsi="Times New Roman" w:cs="Times New Roman"/>
              <w:i/>
              <w:sz w:val="24"/>
              <w:szCs w:val="24"/>
            </w:rPr>
          </w:rPrChange>
        </w:rPr>
        <w:fldChar w:fldCharType="end"/>
      </w:r>
      <w:hyperlink r:id="rId28">
        <w:r w:rsidR="00522FB2" w:rsidRPr="00060676">
          <w:rPr>
            <w:rFonts w:ascii="Times New Roman" w:hAnsi="Times New Roman" w:cs="Times New Roman"/>
            <w:sz w:val="24"/>
            <w:szCs w:val="24"/>
          </w:rPr>
          <w:t>(3), 547-568. https://doi.org/10.22231/asyd.v17i3.1371</w:t>
        </w:r>
      </w:hyperlink>
    </w:p>
    <w:p w14:paraId="00B125F6" w14:textId="77777777" w:rsidR="002448D1" w:rsidRPr="00E85388" w:rsidRDefault="00D66907">
      <w:pPr>
        <w:widowControl w:val="0"/>
        <w:pBdr>
          <w:top w:val="nil"/>
          <w:left w:val="nil"/>
          <w:bottom w:val="nil"/>
          <w:right w:val="nil"/>
          <w:between w:val="nil"/>
        </w:pBdr>
        <w:spacing w:after="0" w:line="480" w:lineRule="auto"/>
        <w:ind w:left="720" w:hanging="720"/>
        <w:rPr>
          <w:rFonts w:ascii="Times New Roman" w:eastAsia="Times New Roman" w:hAnsi="Times New Roman" w:cs="Times New Roman"/>
          <w:sz w:val="24"/>
          <w:szCs w:val="24"/>
        </w:rPr>
      </w:pPr>
      <w:r>
        <w:fldChar w:fldCharType="begin"/>
      </w:r>
      <w:r>
        <w:instrText xml:space="preserve"> HYPERLINK "https://www.zotero.org/google-docs/?hyhBrE" \h </w:instrText>
      </w:r>
      <w:r>
        <w:fldChar w:fldCharType="separate"/>
      </w:r>
      <w:r w:rsidR="00522FB2" w:rsidRPr="00E85388">
        <w:rPr>
          <w:rFonts w:ascii="Times New Roman" w:hAnsi="Times New Roman" w:cs="Times New Roman"/>
          <w:sz w:val="24"/>
          <w:szCs w:val="24"/>
        </w:rPr>
        <w:t xml:space="preserve">Rojas, C. (2018). Desarrollo de la “remolacha azucarera” y de la “remolacha forrajera” </w:t>
      </w:r>
      <w:r w:rsidR="00522FB2" w:rsidRPr="00060676">
        <w:rPr>
          <w:rFonts w:ascii="Times New Roman" w:hAnsi="Times New Roman" w:cs="Times New Roman"/>
          <w:i/>
          <w:iCs/>
          <w:sz w:val="24"/>
          <w:szCs w:val="24"/>
          <w:rPrChange w:id="732" w:author="elda perez campos" w:date="2025-07-14T22:34:00Z">
            <w:rPr>
              <w:rFonts w:ascii="Times New Roman" w:hAnsi="Times New Roman" w:cs="Times New Roman"/>
              <w:sz w:val="24"/>
              <w:szCs w:val="24"/>
            </w:rPr>
          </w:rPrChange>
        </w:rPr>
        <w:t>Beta vulgaris</w:t>
      </w:r>
      <w:r w:rsidR="00522FB2" w:rsidRPr="00E85388">
        <w:rPr>
          <w:rFonts w:ascii="Times New Roman" w:hAnsi="Times New Roman" w:cs="Times New Roman"/>
          <w:sz w:val="24"/>
          <w:szCs w:val="24"/>
        </w:rPr>
        <w:t xml:space="preserve"> L. (Amaranthaceae) sembradas directamente en zonas altoandinas del norte del Perú. </w:t>
      </w:r>
      <w:r>
        <w:rPr>
          <w:rFonts w:ascii="Times New Roman" w:hAnsi="Times New Roman" w:cs="Times New Roman"/>
          <w:sz w:val="24"/>
          <w:szCs w:val="24"/>
        </w:rPr>
        <w:fldChar w:fldCharType="end"/>
      </w:r>
      <w:r w:rsidRPr="00060676">
        <w:fldChar w:fldCharType="begin"/>
      </w:r>
      <w:r w:rsidRPr="00060676">
        <w:instrText xml:space="preserve"> HYPERLINK "https://www.zotero.org/google-docs/?hyhBrE" \h </w:instrText>
      </w:r>
      <w:r w:rsidRPr="00060676">
        <w:fldChar w:fldCharType="separate"/>
      </w:r>
      <w:r w:rsidR="00522FB2" w:rsidRPr="00060676">
        <w:rPr>
          <w:rFonts w:ascii="Times New Roman" w:hAnsi="Times New Roman" w:cs="Times New Roman"/>
          <w:sz w:val="24"/>
          <w:szCs w:val="24"/>
          <w:rPrChange w:id="733" w:author="elda perez campos" w:date="2025-07-14T22:35:00Z">
            <w:rPr>
              <w:rFonts w:ascii="Times New Roman" w:hAnsi="Times New Roman" w:cs="Times New Roman"/>
              <w:i/>
              <w:sz w:val="24"/>
              <w:szCs w:val="24"/>
            </w:rPr>
          </w:rPrChange>
        </w:rPr>
        <w:t>Arnaldoa</w:t>
      </w:r>
      <w:r w:rsidRPr="00060676">
        <w:rPr>
          <w:rFonts w:ascii="Times New Roman" w:hAnsi="Times New Roman" w:cs="Times New Roman"/>
          <w:sz w:val="24"/>
          <w:szCs w:val="24"/>
          <w:rPrChange w:id="734" w:author="elda perez campos" w:date="2025-07-14T22:35:00Z">
            <w:rPr>
              <w:rFonts w:ascii="Times New Roman" w:hAnsi="Times New Roman" w:cs="Times New Roman"/>
              <w:i/>
              <w:sz w:val="24"/>
              <w:szCs w:val="24"/>
            </w:rPr>
          </w:rPrChange>
        </w:rPr>
        <w:fldChar w:fldCharType="end"/>
      </w:r>
      <w:hyperlink r:id="rId29">
        <w:r w:rsidR="00522FB2" w:rsidRPr="00060676">
          <w:rPr>
            <w:rFonts w:ascii="Times New Roman" w:hAnsi="Times New Roman" w:cs="Times New Roman"/>
            <w:sz w:val="24"/>
            <w:szCs w:val="24"/>
          </w:rPr>
          <w:t xml:space="preserve">, </w:t>
        </w:r>
      </w:hyperlink>
      <w:hyperlink r:id="rId30">
        <w:r w:rsidR="00522FB2" w:rsidRPr="00E85388">
          <w:rPr>
            <w:rFonts w:ascii="Times New Roman" w:hAnsi="Times New Roman" w:cs="Times New Roman"/>
            <w:i/>
            <w:sz w:val="24"/>
            <w:szCs w:val="24"/>
          </w:rPr>
          <w:t>25</w:t>
        </w:r>
      </w:hyperlink>
      <w:hyperlink r:id="rId31">
        <w:r w:rsidR="00522FB2" w:rsidRPr="00E85388">
          <w:rPr>
            <w:rFonts w:ascii="Times New Roman" w:hAnsi="Times New Roman" w:cs="Times New Roman"/>
            <w:sz w:val="24"/>
            <w:szCs w:val="24"/>
          </w:rPr>
          <w:t>(3). https://doi.org/10.22497/arnaldoa.253.25311</w:t>
        </w:r>
      </w:hyperlink>
    </w:p>
    <w:p w14:paraId="2709F961" w14:textId="77777777" w:rsidR="002448D1" w:rsidRPr="00E85388" w:rsidRDefault="002448D1">
      <w:pPr>
        <w:pBdr>
          <w:top w:val="nil"/>
          <w:left w:val="nil"/>
          <w:bottom w:val="nil"/>
          <w:right w:val="nil"/>
          <w:between w:val="nil"/>
        </w:pBdr>
        <w:spacing w:line="360" w:lineRule="auto"/>
        <w:ind w:left="1440"/>
        <w:jc w:val="both"/>
        <w:rPr>
          <w:rFonts w:ascii="Times New Roman" w:eastAsia="Times New Roman" w:hAnsi="Times New Roman" w:cs="Times New Roman"/>
          <w:sz w:val="24"/>
          <w:szCs w:val="24"/>
        </w:rPr>
      </w:pPr>
    </w:p>
    <w:p w14:paraId="44B0BBC1" w14:textId="77777777" w:rsidR="002448D1" w:rsidRPr="00E85388" w:rsidRDefault="002448D1">
      <w:pPr>
        <w:spacing w:before="280" w:line="360" w:lineRule="auto"/>
        <w:jc w:val="both"/>
        <w:rPr>
          <w:rFonts w:ascii="Times New Roman" w:eastAsia="Times New Roman" w:hAnsi="Times New Roman" w:cs="Times New Roman"/>
          <w:sz w:val="24"/>
          <w:szCs w:val="24"/>
        </w:rPr>
      </w:pPr>
    </w:p>
    <w:sectPr w:rsidR="002448D1" w:rsidRPr="00E85388">
      <w:pgSz w:w="11906" w:h="16838"/>
      <w:pgMar w:top="1418" w:right="1418" w:bottom="1418" w:left="1985"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0BF56B" w14:textId="77777777" w:rsidR="00D66907" w:rsidRDefault="00D66907">
      <w:pPr>
        <w:spacing w:after="0"/>
      </w:pPr>
      <w:r>
        <w:separator/>
      </w:r>
    </w:p>
  </w:endnote>
  <w:endnote w:type="continuationSeparator" w:id="0">
    <w:p w14:paraId="167D2815" w14:textId="77777777" w:rsidR="00D66907" w:rsidRDefault="00D6690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altName w:val="Calibri"/>
    <w:charset w:val="00"/>
    <w:family w:val="swiss"/>
    <w:pitch w:val="variable"/>
    <w:sig w:usb0="20000287" w:usb1="00000003" w:usb2="00000000" w:usb3="00000000" w:csb0="0000019F" w:csb1="00000000"/>
  </w:font>
  <w:font w:name="Play">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D657C" w14:textId="77777777" w:rsidR="002448D1" w:rsidRDefault="00522FB2">
    <w:pPr>
      <w:pBdr>
        <w:top w:val="nil"/>
        <w:left w:val="nil"/>
        <w:bottom w:val="nil"/>
        <w:right w:val="nil"/>
        <w:between w:val="nil"/>
      </w:pBdr>
      <w:tabs>
        <w:tab w:val="center" w:pos="4252"/>
        <w:tab w:val="right" w:pos="8504"/>
      </w:tabs>
      <w:spacing w:after="0"/>
      <w:jc w:val="center"/>
      <w:rPr>
        <w:color w:val="000000"/>
      </w:rPr>
    </w:pPr>
    <w:r>
      <w:rPr>
        <w:color w:val="000000"/>
      </w:rPr>
      <w:fldChar w:fldCharType="begin"/>
    </w:r>
    <w:r>
      <w:rPr>
        <w:color w:val="000000"/>
      </w:rPr>
      <w:instrText>PAGE</w:instrText>
    </w:r>
    <w:r>
      <w:rPr>
        <w:color w:val="000000"/>
      </w:rPr>
      <w:fldChar w:fldCharType="separate"/>
    </w:r>
    <w:r w:rsidR="00BB4AAC">
      <w:rPr>
        <w:noProof/>
        <w:color w:val="000000"/>
      </w:rPr>
      <w:t>1</w:t>
    </w:r>
    <w:r>
      <w:rPr>
        <w:color w:val="000000"/>
      </w:rPr>
      <w:fldChar w:fldCharType="end"/>
    </w:r>
  </w:p>
  <w:p w14:paraId="4E3B2D4C" w14:textId="77777777" w:rsidR="002448D1" w:rsidRDefault="002448D1">
    <w:pPr>
      <w:pBdr>
        <w:top w:val="nil"/>
        <w:left w:val="nil"/>
        <w:bottom w:val="nil"/>
        <w:right w:val="nil"/>
        <w:between w:val="nil"/>
      </w:pBdr>
      <w:tabs>
        <w:tab w:val="center" w:pos="4252"/>
        <w:tab w:val="right" w:pos="8504"/>
      </w:tabs>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38936F" w14:textId="77777777" w:rsidR="00D66907" w:rsidRDefault="00D66907">
      <w:pPr>
        <w:spacing w:after="0"/>
      </w:pPr>
      <w:r>
        <w:separator/>
      </w:r>
    </w:p>
  </w:footnote>
  <w:footnote w:type="continuationSeparator" w:id="0">
    <w:p w14:paraId="68AF68AE" w14:textId="77777777" w:rsidR="00D66907" w:rsidRDefault="00D6690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8C1FE" w14:textId="77777777" w:rsidR="002448D1" w:rsidRDefault="00D66907">
    <w:pPr>
      <w:pBdr>
        <w:top w:val="nil"/>
        <w:left w:val="nil"/>
        <w:bottom w:val="nil"/>
        <w:right w:val="nil"/>
        <w:between w:val="nil"/>
      </w:pBdr>
      <w:tabs>
        <w:tab w:val="center" w:pos="4252"/>
        <w:tab w:val="right" w:pos="8504"/>
      </w:tabs>
      <w:spacing w:after="0"/>
      <w:rPr>
        <w:color w:val="000000"/>
      </w:rPr>
    </w:pPr>
    <w:r>
      <w:rPr>
        <w:color w:val="000000"/>
      </w:rPr>
      <w:pict w14:anchorId="244DF6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alt="" style="position:absolute;margin-left:0;margin-top:0;width:543.3pt;height:56.2pt;rotation:315;z-index:-251658240;mso-wrap-edited:f;mso-width-percent:0;mso-height-percent:0;mso-position-horizontal:center;mso-position-horizontal-relative:margin;mso-position-vertical:center;mso-position-vertical-relative:margin;mso-width-percent:0;mso-height-percent:0" fillcolor="silver" stroked="f">
          <v:fill opacity=".5"/>
          <v:textpath style="font-family:&quot;&amp;quot&quot;;font-size:1pt" string="Horario Sábados y Domingos 6 - 9 p. m"/>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43789" w14:textId="77777777" w:rsidR="002448D1" w:rsidRDefault="00D66907">
    <w:pPr>
      <w:pBdr>
        <w:top w:val="nil"/>
        <w:left w:val="nil"/>
        <w:bottom w:val="nil"/>
        <w:right w:val="nil"/>
        <w:between w:val="nil"/>
      </w:pBdr>
      <w:tabs>
        <w:tab w:val="center" w:pos="4252"/>
        <w:tab w:val="right" w:pos="8504"/>
      </w:tabs>
      <w:spacing w:after="0"/>
      <w:rPr>
        <w:color w:val="000000"/>
      </w:rPr>
    </w:pPr>
    <w:r>
      <w:rPr>
        <w:color w:val="000000"/>
      </w:rPr>
      <w:pict w14:anchorId="5DF2F10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alt="" style="position:absolute;margin-left:0;margin-top:0;width:543.3pt;height:56.2pt;rotation:315;z-index:-251659264;mso-wrap-edited:f;mso-width-percent:0;mso-height-percent:0;mso-position-horizontal:center;mso-position-horizontal-relative:margin;mso-position-vertical:center;mso-position-vertical-relative:margin;mso-width-percent:0;mso-height-percent:0" fillcolor="silver" stroked="f">
          <v:fill opacity=".5"/>
          <v:textpath style="font-family:&quot;&amp;quot&quot;;font-size:1pt" string="Horario Sábados y Domingos 6 - 9 p. m"/>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D6B29"/>
    <w:multiLevelType w:val="hybridMultilevel"/>
    <w:tmpl w:val="AB64D11E"/>
    <w:lvl w:ilvl="0" w:tplc="280A0019">
      <w:start w:val="1"/>
      <w:numFmt w:val="lowerLetter"/>
      <w:lvlText w:val="%1."/>
      <w:lvlJc w:val="left"/>
      <w:pPr>
        <w:ind w:left="1420" w:hanging="360"/>
      </w:pPr>
    </w:lvl>
    <w:lvl w:ilvl="1" w:tplc="280A0019" w:tentative="1">
      <w:start w:val="1"/>
      <w:numFmt w:val="lowerLetter"/>
      <w:lvlText w:val="%2."/>
      <w:lvlJc w:val="left"/>
      <w:pPr>
        <w:ind w:left="2140" w:hanging="360"/>
      </w:pPr>
    </w:lvl>
    <w:lvl w:ilvl="2" w:tplc="280A001B" w:tentative="1">
      <w:start w:val="1"/>
      <w:numFmt w:val="lowerRoman"/>
      <w:lvlText w:val="%3."/>
      <w:lvlJc w:val="right"/>
      <w:pPr>
        <w:ind w:left="2860" w:hanging="180"/>
      </w:pPr>
    </w:lvl>
    <w:lvl w:ilvl="3" w:tplc="280A000F" w:tentative="1">
      <w:start w:val="1"/>
      <w:numFmt w:val="decimal"/>
      <w:lvlText w:val="%4."/>
      <w:lvlJc w:val="left"/>
      <w:pPr>
        <w:ind w:left="3580" w:hanging="360"/>
      </w:pPr>
    </w:lvl>
    <w:lvl w:ilvl="4" w:tplc="280A0019" w:tentative="1">
      <w:start w:val="1"/>
      <w:numFmt w:val="lowerLetter"/>
      <w:lvlText w:val="%5."/>
      <w:lvlJc w:val="left"/>
      <w:pPr>
        <w:ind w:left="4300" w:hanging="360"/>
      </w:pPr>
    </w:lvl>
    <w:lvl w:ilvl="5" w:tplc="280A001B" w:tentative="1">
      <w:start w:val="1"/>
      <w:numFmt w:val="lowerRoman"/>
      <w:lvlText w:val="%6."/>
      <w:lvlJc w:val="right"/>
      <w:pPr>
        <w:ind w:left="5020" w:hanging="180"/>
      </w:pPr>
    </w:lvl>
    <w:lvl w:ilvl="6" w:tplc="280A000F" w:tentative="1">
      <w:start w:val="1"/>
      <w:numFmt w:val="decimal"/>
      <w:lvlText w:val="%7."/>
      <w:lvlJc w:val="left"/>
      <w:pPr>
        <w:ind w:left="5740" w:hanging="360"/>
      </w:pPr>
    </w:lvl>
    <w:lvl w:ilvl="7" w:tplc="280A0019" w:tentative="1">
      <w:start w:val="1"/>
      <w:numFmt w:val="lowerLetter"/>
      <w:lvlText w:val="%8."/>
      <w:lvlJc w:val="left"/>
      <w:pPr>
        <w:ind w:left="6460" w:hanging="360"/>
      </w:pPr>
    </w:lvl>
    <w:lvl w:ilvl="8" w:tplc="280A001B" w:tentative="1">
      <w:start w:val="1"/>
      <w:numFmt w:val="lowerRoman"/>
      <w:lvlText w:val="%9."/>
      <w:lvlJc w:val="right"/>
      <w:pPr>
        <w:ind w:left="7180" w:hanging="180"/>
      </w:pPr>
    </w:lvl>
  </w:abstractNum>
  <w:abstractNum w:abstractNumId="1" w15:restartNumberingAfterBreak="0">
    <w:nsid w:val="0C7D4243"/>
    <w:multiLevelType w:val="hybridMultilevel"/>
    <w:tmpl w:val="6CD20B14"/>
    <w:lvl w:ilvl="0" w:tplc="280A0019">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2" w15:restartNumberingAfterBreak="0">
    <w:nsid w:val="0D034E23"/>
    <w:multiLevelType w:val="hybridMultilevel"/>
    <w:tmpl w:val="7A5EC7F2"/>
    <w:lvl w:ilvl="0" w:tplc="3622131C">
      <w:start w:val="6"/>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03D2312"/>
    <w:multiLevelType w:val="hybridMultilevel"/>
    <w:tmpl w:val="502C124C"/>
    <w:lvl w:ilvl="0" w:tplc="FFFFFFFF">
      <w:start w:val="1"/>
      <w:numFmt w:val="bullet"/>
      <w:lvlText w:val=""/>
      <w:lvlJc w:val="left"/>
      <w:pPr>
        <w:tabs>
          <w:tab w:val="num" w:pos="1080"/>
        </w:tabs>
        <w:ind w:left="1080" w:hanging="360"/>
      </w:pPr>
      <w:rPr>
        <w:rFonts w:ascii="Symbol" w:hAnsi="Symbol" w:hint="default"/>
      </w:rPr>
    </w:lvl>
    <w:lvl w:ilvl="1" w:tplc="FFFFFFFF" w:tentative="1">
      <w:start w:val="1"/>
      <w:numFmt w:val="bullet"/>
      <w:lvlText w:val=""/>
      <w:lvlJc w:val="left"/>
      <w:pPr>
        <w:tabs>
          <w:tab w:val="num" w:pos="1800"/>
        </w:tabs>
        <w:ind w:left="1800" w:hanging="360"/>
      </w:pPr>
      <w:rPr>
        <w:rFonts w:ascii="Symbol" w:hAnsi="Symbol" w:hint="default"/>
      </w:rPr>
    </w:lvl>
    <w:lvl w:ilvl="2" w:tplc="FFFFFFFF" w:tentative="1">
      <w:start w:val="1"/>
      <w:numFmt w:val="bullet"/>
      <w:lvlText w:val=""/>
      <w:lvlJc w:val="left"/>
      <w:pPr>
        <w:tabs>
          <w:tab w:val="num" w:pos="2520"/>
        </w:tabs>
        <w:ind w:left="2520" w:hanging="360"/>
      </w:pPr>
      <w:rPr>
        <w:rFonts w:ascii="Symbol" w:hAnsi="Symbol"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
      <w:lvlJc w:val="left"/>
      <w:pPr>
        <w:tabs>
          <w:tab w:val="num" w:pos="3960"/>
        </w:tabs>
        <w:ind w:left="3960" w:hanging="360"/>
      </w:pPr>
      <w:rPr>
        <w:rFonts w:ascii="Symbol" w:hAnsi="Symbol" w:hint="default"/>
      </w:rPr>
    </w:lvl>
    <w:lvl w:ilvl="5" w:tplc="FFFFFFFF" w:tentative="1">
      <w:start w:val="1"/>
      <w:numFmt w:val="bullet"/>
      <w:lvlText w:val=""/>
      <w:lvlJc w:val="left"/>
      <w:pPr>
        <w:tabs>
          <w:tab w:val="num" w:pos="4680"/>
        </w:tabs>
        <w:ind w:left="4680" w:hanging="360"/>
      </w:pPr>
      <w:rPr>
        <w:rFonts w:ascii="Symbol" w:hAnsi="Symbol"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
      <w:lvlJc w:val="left"/>
      <w:pPr>
        <w:tabs>
          <w:tab w:val="num" w:pos="6120"/>
        </w:tabs>
        <w:ind w:left="6120" w:hanging="360"/>
      </w:pPr>
      <w:rPr>
        <w:rFonts w:ascii="Symbol" w:hAnsi="Symbol" w:hint="default"/>
      </w:rPr>
    </w:lvl>
    <w:lvl w:ilvl="8" w:tplc="FFFFFFFF" w:tentative="1">
      <w:start w:val="1"/>
      <w:numFmt w:val="bullet"/>
      <w:lvlText w:val=""/>
      <w:lvlJc w:val="left"/>
      <w:pPr>
        <w:tabs>
          <w:tab w:val="num" w:pos="6840"/>
        </w:tabs>
        <w:ind w:left="6840" w:hanging="360"/>
      </w:pPr>
      <w:rPr>
        <w:rFonts w:ascii="Symbol" w:hAnsi="Symbol" w:hint="default"/>
      </w:rPr>
    </w:lvl>
  </w:abstractNum>
  <w:abstractNum w:abstractNumId="4" w15:restartNumberingAfterBreak="0">
    <w:nsid w:val="1A480486"/>
    <w:multiLevelType w:val="hybridMultilevel"/>
    <w:tmpl w:val="66B6F4B4"/>
    <w:lvl w:ilvl="0" w:tplc="280A0019">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5" w15:restartNumberingAfterBreak="0">
    <w:nsid w:val="2DBF3736"/>
    <w:multiLevelType w:val="multilevel"/>
    <w:tmpl w:val="C35C51DA"/>
    <w:lvl w:ilvl="0">
      <w:start w:val="6"/>
      <w:numFmt w:val="decimal"/>
      <w:lvlText w:val="%1"/>
      <w:lvlJc w:val="left"/>
      <w:pPr>
        <w:ind w:left="480" w:hanging="480"/>
      </w:pPr>
    </w:lvl>
    <w:lvl w:ilvl="1">
      <w:start w:val="2"/>
      <w:numFmt w:val="decimal"/>
      <w:lvlText w:val="%1.%2"/>
      <w:lvlJc w:val="left"/>
      <w:pPr>
        <w:ind w:left="480" w:hanging="480"/>
      </w:pPr>
    </w:lvl>
    <w:lvl w:ilvl="2">
      <w:start w:val="2"/>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15:restartNumberingAfterBreak="0">
    <w:nsid w:val="38D8706C"/>
    <w:multiLevelType w:val="hybridMultilevel"/>
    <w:tmpl w:val="5BBA804C"/>
    <w:lvl w:ilvl="0" w:tplc="280A0019">
      <w:start w:val="1"/>
      <w:numFmt w:val="lowerLetter"/>
      <w:lvlText w:val="%1."/>
      <w:lvlJc w:val="left"/>
      <w:pPr>
        <w:ind w:left="1571" w:hanging="360"/>
      </w:pPr>
      <w:rPr>
        <w:rFonts w:eastAsia="Times New Roman" w:hint="default"/>
      </w:r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7" w15:restartNumberingAfterBreak="0">
    <w:nsid w:val="4717105F"/>
    <w:multiLevelType w:val="multilevel"/>
    <w:tmpl w:val="94C4B63A"/>
    <w:lvl w:ilvl="0">
      <w:start w:val="6"/>
      <w:numFmt w:val="decimal"/>
      <w:lvlText w:val="%1"/>
      <w:lvlJc w:val="left"/>
      <w:pPr>
        <w:ind w:left="360" w:hanging="360"/>
      </w:pPr>
    </w:lvl>
    <w:lvl w:ilvl="1">
      <w:start w:val="2"/>
      <w:numFmt w:val="decimal"/>
      <w:lvlText w:val="%1.%2"/>
      <w:lvlJc w:val="left"/>
      <w:pPr>
        <w:ind w:left="420" w:hanging="360"/>
      </w:pPr>
    </w:lvl>
    <w:lvl w:ilvl="2">
      <w:start w:val="1"/>
      <w:numFmt w:val="decimal"/>
      <w:lvlText w:val="%1.%2.%3"/>
      <w:lvlJc w:val="left"/>
      <w:pPr>
        <w:ind w:left="840" w:hanging="720"/>
      </w:pPr>
    </w:lvl>
    <w:lvl w:ilvl="3">
      <w:start w:val="1"/>
      <w:numFmt w:val="decimal"/>
      <w:lvlText w:val="%1.%2.%3.%4"/>
      <w:lvlJc w:val="left"/>
      <w:pPr>
        <w:ind w:left="900" w:hanging="720"/>
      </w:pPr>
    </w:lvl>
    <w:lvl w:ilvl="4">
      <w:start w:val="1"/>
      <w:numFmt w:val="decimal"/>
      <w:lvlText w:val="%1.%2.%3.%4.%5"/>
      <w:lvlJc w:val="left"/>
      <w:pPr>
        <w:ind w:left="1320" w:hanging="1080"/>
      </w:pPr>
    </w:lvl>
    <w:lvl w:ilvl="5">
      <w:start w:val="1"/>
      <w:numFmt w:val="decimal"/>
      <w:lvlText w:val="%1.%2.%3.%4.%5.%6"/>
      <w:lvlJc w:val="left"/>
      <w:pPr>
        <w:ind w:left="1380" w:hanging="1080"/>
      </w:pPr>
    </w:lvl>
    <w:lvl w:ilvl="6">
      <w:start w:val="1"/>
      <w:numFmt w:val="decimal"/>
      <w:lvlText w:val="%1.%2.%3.%4.%5.%6.%7"/>
      <w:lvlJc w:val="left"/>
      <w:pPr>
        <w:ind w:left="1800" w:hanging="1440"/>
      </w:pPr>
    </w:lvl>
    <w:lvl w:ilvl="7">
      <w:start w:val="1"/>
      <w:numFmt w:val="decimal"/>
      <w:lvlText w:val="%1.%2.%3.%4.%5.%6.%7.%8"/>
      <w:lvlJc w:val="left"/>
      <w:pPr>
        <w:ind w:left="1860" w:hanging="1440"/>
      </w:pPr>
    </w:lvl>
    <w:lvl w:ilvl="8">
      <w:start w:val="1"/>
      <w:numFmt w:val="decimal"/>
      <w:lvlText w:val="%1.%2.%3.%4.%5.%6.%7.%8.%9"/>
      <w:lvlJc w:val="left"/>
      <w:pPr>
        <w:ind w:left="2280" w:hanging="1800"/>
      </w:pPr>
    </w:lvl>
  </w:abstractNum>
  <w:abstractNum w:abstractNumId="8" w15:restartNumberingAfterBreak="0">
    <w:nsid w:val="47350B69"/>
    <w:multiLevelType w:val="multilevel"/>
    <w:tmpl w:val="CB1210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2792173"/>
    <w:multiLevelType w:val="hybridMultilevel"/>
    <w:tmpl w:val="866A0024"/>
    <w:lvl w:ilvl="0" w:tplc="C1964C66">
      <w:start w:val="2"/>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4C02382"/>
    <w:multiLevelType w:val="multilevel"/>
    <w:tmpl w:val="95FC571C"/>
    <w:lvl w:ilvl="0">
      <w:start w:val="1"/>
      <w:numFmt w:val="decimal"/>
      <w:lvlText w:val="%1."/>
      <w:lvlJc w:val="left"/>
      <w:pPr>
        <w:ind w:left="360" w:hanging="360"/>
      </w:pPr>
      <w:rPr>
        <w:b/>
        <w:bCs/>
      </w:rPr>
    </w:lvl>
    <w:lvl w:ilvl="1">
      <w:start w:val="1"/>
      <w:numFmt w:val="decimal"/>
      <w:lvlText w:val="%1.%2."/>
      <w:lvlJc w:val="left"/>
      <w:pPr>
        <w:ind w:left="360" w:hanging="360"/>
      </w:pPr>
    </w:lvl>
    <w:lvl w:ilvl="2">
      <w:start w:val="1"/>
      <w:numFmt w:val="decimal"/>
      <w:lvlText w:val="%1.%2.%3."/>
      <w:lvlJc w:val="left"/>
      <w:pPr>
        <w:ind w:left="720" w:hanging="720"/>
      </w:pPr>
      <w:rPr>
        <w:b/>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66D53D0E"/>
    <w:multiLevelType w:val="multilevel"/>
    <w:tmpl w:val="27F8DB46"/>
    <w:lvl w:ilvl="0">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68C81912"/>
    <w:multiLevelType w:val="hybridMultilevel"/>
    <w:tmpl w:val="D9EA8E1A"/>
    <w:lvl w:ilvl="0" w:tplc="280A0019">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3" w15:restartNumberingAfterBreak="0">
    <w:nsid w:val="704C6FE6"/>
    <w:multiLevelType w:val="hybridMultilevel"/>
    <w:tmpl w:val="334EAA6A"/>
    <w:lvl w:ilvl="0" w:tplc="280A0019">
      <w:start w:val="1"/>
      <w:numFmt w:val="lowerLetter"/>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0">
    <w:nsid w:val="74703D26"/>
    <w:multiLevelType w:val="multilevel"/>
    <w:tmpl w:val="26AE51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64A3762"/>
    <w:multiLevelType w:val="multilevel"/>
    <w:tmpl w:val="C088DB04"/>
    <w:lvl w:ilvl="0">
      <w:start w:val="3"/>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796617DF"/>
    <w:multiLevelType w:val="multilevel"/>
    <w:tmpl w:val="E5847DA0"/>
    <w:lvl w:ilvl="0">
      <w:start w:val="3"/>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abstractNumId w:val="10"/>
  </w:num>
  <w:num w:numId="2">
    <w:abstractNumId w:val="16"/>
  </w:num>
  <w:num w:numId="3">
    <w:abstractNumId w:val="15"/>
  </w:num>
  <w:num w:numId="4">
    <w:abstractNumId w:val="11"/>
  </w:num>
  <w:num w:numId="5">
    <w:abstractNumId w:val="7"/>
  </w:num>
  <w:num w:numId="6">
    <w:abstractNumId w:val="5"/>
  </w:num>
  <w:num w:numId="7">
    <w:abstractNumId w:val="8"/>
  </w:num>
  <w:num w:numId="8">
    <w:abstractNumId w:val="14"/>
  </w:num>
  <w:num w:numId="9">
    <w:abstractNumId w:val="2"/>
  </w:num>
  <w:num w:numId="10">
    <w:abstractNumId w:val="9"/>
  </w:num>
  <w:num w:numId="11">
    <w:abstractNumId w:val="0"/>
  </w:num>
  <w:num w:numId="12">
    <w:abstractNumId w:val="12"/>
  </w:num>
  <w:num w:numId="13">
    <w:abstractNumId w:val="13"/>
  </w:num>
  <w:num w:numId="14">
    <w:abstractNumId w:val="6"/>
  </w:num>
  <w:num w:numId="15">
    <w:abstractNumId w:val="1"/>
  </w:num>
  <w:num w:numId="16">
    <w:abstractNumId w:val="4"/>
  </w:num>
  <w:num w:numId="1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rge Condori">
    <w15:presenceInfo w15:providerId="Windows Live" w15:userId="6d99ba0d0cf07882"/>
  </w15:person>
  <w15:person w15:author="elda perez campos">
    <w15:presenceInfo w15:providerId="Windows Live" w15:userId="0c98c44349be71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trackRevisions/>
  <w:defaultTabStop w:val="720"/>
  <w:hyphenationZone w:val="425"/>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8D1"/>
    <w:rsid w:val="00000887"/>
    <w:rsid w:val="000406A3"/>
    <w:rsid w:val="00060676"/>
    <w:rsid w:val="000B7327"/>
    <w:rsid w:val="000C10B8"/>
    <w:rsid w:val="000E337C"/>
    <w:rsid w:val="001076B5"/>
    <w:rsid w:val="00157A40"/>
    <w:rsid w:val="001647BA"/>
    <w:rsid w:val="001B0B21"/>
    <w:rsid w:val="001E0F9B"/>
    <w:rsid w:val="001F7EB3"/>
    <w:rsid w:val="002448D1"/>
    <w:rsid w:val="003F0C82"/>
    <w:rsid w:val="00436101"/>
    <w:rsid w:val="00501D76"/>
    <w:rsid w:val="005072B7"/>
    <w:rsid w:val="00522FB2"/>
    <w:rsid w:val="006A13D5"/>
    <w:rsid w:val="006F3F1E"/>
    <w:rsid w:val="00726865"/>
    <w:rsid w:val="00775CDD"/>
    <w:rsid w:val="0081385D"/>
    <w:rsid w:val="00893EF8"/>
    <w:rsid w:val="00894F5E"/>
    <w:rsid w:val="00A14772"/>
    <w:rsid w:val="00A33C38"/>
    <w:rsid w:val="00A56893"/>
    <w:rsid w:val="00A97F06"/>
    <w:rsid w:val="00AB16E7"/>
    <w:rsid w:val="00B100EE"/>
    <w:rsid w:val="00B2322E"/>
    <w:rsid w:val="00BB4AAC"/>
    <w:rsid w:val="00BE22E8"/>
    <w:rsid w:val="00C101F5"/>
    <w:rsid w:val="00C73628"/>
    <w:rsid w:val="00D6652D"/>
    <w:rsid w:val="00D66907"/>
    <w:rsid w:val="00DA6FC7"/>
    <w:rsid w:val="00E85388"/>
    <w:rsid w:val="00E9357A"/>
    <w:rsid w:val="00EA29E2"/>
    <w:rsid w:val="00EB69EA"/>
    <w:rsid w:val="00EE2BE3"/>
    <w:rsid w:val="00F06783"/>
    <w:rsid w:val="00F44ED9"/>
    <w:rsid w:val="00F66F0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4:docId w14:val="20010800"/>
  <w15:docId w15:val="{F19C160C-BE38-4903-A29E-8CAAD386D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2"/>
        <w:szCs w:val="22"/>
        <w:lang w:val="es-PE" w:eastAsia="es-PE"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9EA"/>
  </w:style>
  <w:style w:type="paragraph" w:styleId="Ttulo1">
    <w:name w:val="heading 1"/>
    <w:basedOn w:val="Normal"/>
    <w:next w:val="Normal"/>
    <w:uiPriority w:val="9"/>
    <w:qFormat/>
    <w:pPr>
      <w:keepNext/>
      <w:keepLines/>
      <w:spacing w:before="120" w:after="120"/>
      <w:ind w:left="360" w:hanging="360"/>
      <w:outlineLvl w:val="0"/>
    </w:pPr>
    <w:rPr>
      <w:rFonts w:ascii="Times New Roman" w:eastAsia="Times New Roman" w:hAnsi="Times New Roman" w:cs="Times New Roman"/>
      <w:b/>
      <w:sz w:val="24"/>
      <w:szCs w:val="24"/>
    </w:rPr>
  </w:style>
  <w:style w:type="paragraph" w:styleId="Ttulo2">
    <w:name w:val="heading 2"/>
    <w:basedOn w:val="Normal"/>
    <w:next w:val="Normal"/>
    <w:uiPriority w:val="9"/>
    <w:unhideWhenUsed/>
    <w:qFormat/>
    <w:pPr>
      <w:keepNext/>
      <w:keepLines/>
      <w:spacing w:before="120" w:after="120"/>
      <w:outlineLvl w:val="1"/>
    </w:pPr>
    <w:rPr>
      <w:rFonts w:ascii="Times New Roman" w:eastAsia="Times New Roman" w:hAnsi="Times New Roman" w:cs="Times New Roman"/>
      <w:b/>
      <w:sz w:val="24"/>
      <w:szCs w:val="24"/>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BB4AA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A33C38"/>
    <w:pPr>
      <w:spacing w:after="0"/>
    </w:pPr>
  </w:style>
  <w:style w:type="paragraph" w:styleId="Prrafodelista">
    <w:name w:val="List Paragraph"/>
    <w:basedOn w:val="Normal"/>
    <w:uiPriority w:val="34"/>
    <w:qFormat/>
    <w:rsid w:val="00893EF8"/>
    <w:pPr>
      <w:ind w:left="720"/>
      <w:contextualSpacing/>
    </w:pPr>
  </w:style>
  <w:style w:type="character" w:styleId="Hipervnculo">
    <w:name w:val="Hyperlink"/>
    <w:basedOn w:val="Fuentedeprrafopredeter"/>
    <w:uiPriority w:val="99"/>
    <w:unhideWhenUsed/>
    <w:rsid w:val="00060676"/>
    <w:rPr>
      <w:color w:val="0000FF" w:themeColor="hyperlink"/>
      <w:u w:val="single"/>
    </w:rPr>
  </w:style>
  <w:style w:type="character" w:styleId="Mencinsinresolver">
    <w:name w:val="Unresolved Mention"/>
    <w:basedOn w:val="Fuentedeprrafopredeter"/>
    <w:uiPriority w:val="99"/>
    <w:semiHidden/>
    <w:unhideWhenUsed/>
    <w:rsid w:val="00060676"/>
    <w:rPr>
      <w:color w:val="605E5C"/>
      <w:shd w:val="clear" w:color="auto" w:fill="E1DFDD"/>
    </w:rPr>
  </w:style>
  <w:style w:type="paragraph" w:styleId="Descripcin">
    <w:name w:val="caption"/>
    <w:basedOn w:val="Normal"/>
    <w:next w:val="Normal"/>
    <w:uiPriority w:val="35"/>
    <w:unhideWhenUsed/>
    <w:qFormat/>
    <w:rsid w:val="001B0B21"/>
    <w:pPr>
      <w:spacing w:after="200"/>
    </w:pPr>
    <w:rPr>
      <w:i/>
      <w:iCs/>
      <w:color w:val="1F497D" w:themeColor="text2"/>
      <w:sz w:val="18"/>
      <w:szCs w:val="18"/>
    </w:rPr>
  </w:style>
  <w:style w:type="character" w:styleId="Textodelmarcadordeposicin">
    <w:name w:val="Placeholder Text"/>
    <w:basedOn w:val="Fuentedeprrafopredeter"/>
    <w:uiPriority w:val="99"/>
    <w:semiHidden/>
    <w:rsid w:val="00A97F0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9206839">
      <w:bodyDiv w:val="1"/>
      <w:marLeft w:val="0"/>
      <w:marRight w:val="0"/>
      <w:marTop w:val="0"/>
      <w:marBottom w:val="0"/>
      <w:divBdr>
        <w:top w:val="none" w:sz="0" w:space="0" w:color="auto"/>
        <w:left w:val="none" w:sz="0" w:space="0" w:color="auto"/>
        <w:bottom w:val="none" w:sz="0" w:space="0" w:color="auto"/>
        <w:right w:val="none" w:sz="0" w:space="0" w:color="auto"/>
      </w:divBdr>
    </w:div>
    <w:div w:id="1830634818">
      <w:bodyDiv w:val="1"/>
      <w:marLeft w:val="0"/>
      <w:marRight w:val="0"/>
      <w:marTop w:val="0"/>
      <w:marBottom w:val="0"/>
      <w:divBdr>
        <w:top w:val="none" w:sz="0" w:space="0" w:color="auto"/>
        <w:left w:val="none" w:sz="0" w:space="0" w:color="auto"/>
        <w:bottom w:val="none" w:sz="0" w:space="0" w:color="auto"/>
        <w:right w:val="none" w:sz="0" w:space="0" w:color="auto"/>
      </w:divBdr>
      <w:divsChild>
        <w:div w:id="2094934397">
          <w:marLeft w:val="547"/>
          <w:marRight w:val="0"/>
          <w:marTop w:val="0"/>
          <w:marBottom w:val="160"/>
          <w:divBdr>
            <w:top w:val="none" w:sz="0" w:space="0" w:color="auto"/>
            <w:left w:val="none" w:sz="0" w:space="0" w:color="auto"/>
            <w:bottom w:val="none" w:sz="0" w:space="0" w:color="auto"/>
            <w:right w:val="none" w:sz="0" w:space="0" w:color="auto"/>
          </w:divBdr>
        </w:div>
        <w:div w:id="1633055139">
          <w:marLeft w:val="547"/>
          <w:marRight w:val="0"/>
          <w:marTop w:val="0"/>
          <w:marBottom w:val="160"/>
          <w:divBdr>
            <w:top w:val="none" w:sz="0" w:space="0" w:color="auto"/>
            <w:left w:val="none" w:sz="0" w:space="0" w:color="auto"/>
            <w:bottom w:val="none" w:sz="0" w:space="0" w:color="auto"/>
            <w:right w:val="none" w:sz="0" w:space="0" w:color="auto"/>
          </w:divBdr>
        </w:div>
        <w:div w:id="1084959233">
          <w:marLeft w:val="547"/>
          <w:marRight w:val="0"/>
          <w:marTop w:val="0"/>
          <w:marBottom w:val="160"/>
          <w:divBdr>
            <w:top w:val="none" w:sz="0" w:space="0" w:color="auto"/>
            <w:left w:val="none" w:sz="0" w:space="0" w:color="auto"/>
            <w:bottom w:val="none" w:sz="0" w:space="0" w:color="auto"/>
            <w:right w:val="none" w:sz="0" w:space="0" w:color="auto"/>
          </w:divBdr>
        </w:div>
        <w:div w:id="621112330">
          <w:marLeft w:val="547"/>
          <w:marRight w:val="0"/>
          <w:marTop w:val="0"/>
          <w:marBottom w:val="160"/>
          <w:divBdr>
            <w:top w:val="none" w:sz="0" w:space="0" w:color="auto"/>
            <w:left w:val="none" w:sz="0" w:space="0" w:color="auto"/>
            <w:bottom w:val="none" w:sz="0" w:space="0" w:color="auto"/>
            <w:right w:val="none" w:sz="0" w:space="0" w:color="auto"/>
          </w:divBdr>
        </w:div>
        <w:div w:id="1692101882">
          <w:marLeft w:val="547"/>
          <w:marRight w:val="0"/>
          <w:marTop w:val="0"/>
          <w:marBottom w:val="16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zotero.org/google-docs/?1knSZs" TargetMode="External"/><Relationship Id="rId18" Type="http://schemas.openxmlformats.org/officeDocument/2006/relationships/image" Target="media/image2.png"/><Relationship Id="rId26" Type="http://schemas.openxmlformats.org/officeDocument/2006/relationships/hyperlink" Target="https://www.zotero.org/google-docs/?hyhBrE" TargetMode="External"/><Relationship Id="rId3" Type="http://schemas.openxmlformats.org/officeDocument/2006/relationships/styles" Target="styles.xml"/><Relationship Id="rId21" Type="http://schemas.openxmlformats.org/officeDocument/2006/relationships/hyperlink" Target="https://www.zotero.org/google-docs/?hyhBrE"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zotero.org/google-docs/?5OEdM1" TargetMode="External"/><Relationship Id="rId17" Type="http://schemas.openxmlformats.org/officeDocument/2006/relationships/hyperlink" Target="https://www.zotero.org/google-docs/?d0vwXh" TargetMode="External"/><Relationship Id="rId25" Type="http://schemas.openxmlformats.org/officeDocument/2006/relationships/hyperlink" Target="https://www.zotero.org/google-docs/?hyhBrE" TargetMode="External"/><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www.zotero.org/google-docs/?DwRE1O" TargetMode="External"/><Relationship Id="rId20" Type="http://schemas.openxmlformats.org/officeDocument/2006/relationships/hyperlink" Target="https://www.zotero.org/google-docs/?hyhBrE" TargetMode="External"/><Relationship Id="rId29" Type="http://schemas.openxmlformats.org/officeDocument/2006/relationships/hyperlink" Target="https://www.zotero.org/google-docs/?hyhBr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www.zotero.org/google-docs/?hyhBrE"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zotero.org/google-docs/?PRHEPd" TargetMode="External"/><Relationship Id="rId23" Type="http://schemas.openxmlformats.org/officeDocument/2006/relationships/hyperlink" Target="https://www.zotero.org/google-docs/?hyhBrE" TargetMode="External"/><Relationship Id="rId28" Type="http://schemas.openxmlformats.org/officeDocument/2006/relationships/hyperlink" Target="https://www.zotero.org/google-docs/?hyhBrE" TargetMode="External"/><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hyperlink" Target="https://www.zotero.org/google-docs/?hyhBrE"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zotero.org/google-docs/?XWc6rO" TargetMode="External"/><Relationship Id="rId22" Type="http://schemas.openxmlformats.org/officeDocument/2006/relationships/hyperlink" Target="https://www.zotero.org/google-docs/?hyhBrE" TargetMode="External"/><Relationship Id="rId27" Type="http://schemas.openxmlformats.org/officeDocument/2006/relationships/hyperlink" Target="https://www.zotero.org/google-docs/?hyhBrE" TargetMode="External"/><Relationship Id="rId30" Type="http://schemas.openxmlformats.org/officeDocument/2006/relationships/hyperlink" Target="https://www.zotero.org/google-docs/?hyhBrE" TargetMode="Externa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AB82BB-3AEA-4422-A770-0B14F1101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12</Pages>
  <Words>1960</Words>
  <Characters>11371</Characters>
  <Application>Microsoft Office Word</Application>
  <DocSecurity>0</DocSecurity>
  <Lines>368</Lines>
  <Paragraphs>232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elda perez campos</cp:lastModifiedBy>
  <cp:revision>18</cp:revision>
  <dcterms:created xsi:type="dcterms:W3CDTF">2025-06-21T23:57:00Z</dcterms:created>
  <dcterms:modified xsi:type="dcterms:W3CDTF">2025-07-15T05:54:00Z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id="VeqBWBZh"/&gt;&lt;style id="http://www.zotero.org/styles/apa" locale="es-ES"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GrammarlyDocumentId">
    <vt:lpwstr>32bcecefca54d0253c74f44fdca9b6548f358c5ad3c0bbd25cbd3473b33af4f7</vt:lpwstr>
  </property>
</Properties>
</file>